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25998" w14:textId="77777777" w:rsidR="00800553" w:rsidRPr="00AB5A6D" w:rsidRDefault="009E5314" w:rsidP="00800553">
      <w:pPr>
        <w:jc w:val="center"/>
        <w:rPr>
          <w:b/>
          <w:sz w:val="24"/>
          <w:szCs w:val="24"/>
        </w:rPr>
      </w:pPr>
      <w:r>
        <w:rPr>
          <w:b/>
          <w:sz w:val="24"/>
          <w:szCs w:val="24"/>
        </w:rPr>
        <w:t>Change Detection of SAR Images Through the Use of RBM Results</w:t>
      </w:r>
    </w:p>
    <w:p w14:paraId="1AC3E49A" w14:textId="77777777" w:rsidR="00800553" w:rsidRDefault="00800553"/>
    <w:p w14:paraId="6825AD40" w14:textId="77777777" w:rsidR="004709AD" w:rsidRPr="00F357D7" w:rsidRDefault="00800553">
      <w:pPr>
        <w:rPr>
          <w:b/>
          <w:sz w:val="28"/>
          <w:rPrChange w:id="0" w:author="Elizabeth Koshelev" w:date="2016-08-07T22:27:00Z">
            <w:rPr/>
          </w:rPrChange>
        </w:rPr>
      </w:pPr>
      <w:r w:rsidRPr="00F357D7">
        <w:rPr>
          <w:b/>
          <w:sz w:val="28"/>
          <w:rPrChange w:id="1" w:author="Elizabeth Koshelev" w:date="2016-08-07T22:27:00Z">
            <w:rPr/>
          </w:rPrChange>
        </w:rPr>
        <w:t xml:space="preserve">Experiment 1: </w:t>
      </w:r>
    </w:p>
    <w:p w14:paraId="08747121" w14:textId="77777777" w:rsidR="00800553" w:rsidRDefault="00800553">
      <w:pPr>
        <w:rPr>
          <w:ins w:id="2" w:author="Elizabeth Koshelev" w:date="2016-08-07T22:30:00Z"/>
        </w:rPr>
      </w:pPr>
      <w:r w:rsidRPr="00F357D7">
        <w:rPr>
          <w:b/>
          <w:rPrChange w:id="3" w:author="Elizabeth Koshelev" w:date="2016-08-07T22:27:00Z">
            <w:rPr/>
          </w:rPrChange>
        </w:rPr>
        <w:t>Hypothesis:</w:t>
      </w:r>
      <w:r>
        <w:t xml:space="preserve"> </w:t>
      </w:r>
      <w:r w:rsidR="00D07607">
        <w:t xml:space="preserve">The network will perform worse the higher the noise variance </w:t>
      </w:r>
      <w:r w:rsidR="00F76F73">
        <w:t>in artificial</w:t>
      </w:r>
      <w:r w:rsidR="00C43EAA">
        <w:t>ly changed</w:t>
      </w:r>
      <w:r w:rsidR="00F76F73">
        <w:t xml:space="preserve"> images with speckle noise</w:t>
      </w:r>
      <w:r w:rsidR="00D07607">
        <w:t>.</w:t>
      </w:r>
    </w:p>
    <w:p w14:paraId="2C632625" w14:textId="117790AB" w:rsidR="00F357D7" w:rsidRPr="00F357D7" w:rsidRDefault="00F357D7">
      <w:pPr>
        <w:rPr>
          <w:b/>
          <w:rPrChange w:id="4" w:author="Elizabeth Koshelev" w:date="2016-08-07T22:30:00Z">
            <w:rPr/>
          </w:rPrChange>
        </w:rPr>
      </w:pPr>
      <w:ins w:id="5" w:author="Elizabeth Koshelev" w:date="2016-08-07T22:30:00Z">
        <w:r>
          <w:rPr>
            <w:b/>
          </w:rPr>
          <w:t>Method:</w:t>
        </w:r>
      </w:ins>
    </w:p>
    <w:p w14:paraId="7624C2A5" w14:textId="77777777" w:rsidR="00D07607" w:rsidRDefault="00D07607">
      <w:r w:rsidRPr="00F357D7">
        <w:rPr>
          <w:b/>
          <w:noProof/>
          <w:rPrChange w:id="6" w:author="Elizabeth Koshelev" w:date="2016-08-07T22:27:00Z">
            <w:rPr>
              <w:noProof/>
            </w:rPr>
          </w:rPrChange>
        </w:rPr>
        <w:drawing>
          <wp:anchor distT="0" distB="0" distL="114300" distR="114300" simplePos="0" relativeHeight="251659264" behindDoc="1" locked="0" layoutInCell="1" allowOverlap="1" wp14:anchorId="7426468A" wp14:editId="7B6D1B6F">
            <wp:simplePos x="0" y="0"/>
            <wp:positionH relativeFrom="margin">
              <wp:posOffset>3200400</wp:posOffset>
            </wp:positionH>
            <wp:positionV relativeFrom="paragraph">
              <wp:posOffset>295910</wp:posOffset>
            </wp:positionV>
            <wp:extent cx="3133725" cy="1566545"/>
            <wp:effectExtent l="0" t="0" r="9525" b="0"/>
            <wp:wrapTight wrapText="bothSides">
              <wp:wrapPolygon edited="0">
                <wp:start x="0" y="0"/>
                <wp:lineTo x="0" y="21276"/>
                <wp:lineTo x="21534" y="2127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s1b.png"/>
                    <pic:cNvPicPr/>
                  </pic:nvPicPr>
                  <pic:blipFill>
                    <a:blip r:embed="rId8">
                      <a:extLst>
                        <a:ext uri="{28A0092B-C50C-407E-A947-70E740481C1C}">
                          <a14:useLocalDpi xmlns:a14="http://schemas.microsoft.com/office/drawing/2010/main" val="0"/>
                        </a:ext>
                      </a:extLst>
                    </a:blip>
                    <a:stretch>
                      <a:fillRect/>
                    </a:stretch>
                  </pic:blipFill>
                  <pic:spPr>
                    <a:xfrm>
                      <a:off x="0" y="0"/>
                      <a:ext cx="3133725" cy="1566545"/>
                    </a:xfrm>
                    <a:prstGeom prst="rect">
                      <a:avLst/>
                    </a:prstGeom>
                  </pic:spPr>
                </pic:pic>
              </a:graphicData>
            </a:graphic>
            <wp14:sizeRelH relativeFrom="margin">
              <wp14:pctWidth>0</wp14:pctWidth>
            </wp14:sizeRelH>
            <wp14:sizeRelV relativeFrom="margin">
              <wp14:pctHeight>0</wp14:pctHeight>
            </wp14:sizeRelV>
          </wp:anchor>
        </w:drawing>
      </w:r>
      <w:r w:rsidRPr="00F357D7">
        <w:rPr>
          <w:b/>
          <w:noProof/>
          <w:rPrChange w:id="7" w:author="Elizabeth Koshelev" w:date="2016-08-07T22:27:00Z">
            <w:rPr>
              <w:noProof/>
            </w:rPr>
          </w:rPrChange>
        </w:rPr>
        <w:drawing>
          <wp:anchor distT="0" distB="0" distL="114300" distR="114300" simplePos="0" relativeHeight="251658240" behindDoc="1" locked="0" layoutInCell="1" allowOverlap="1" wp14:anchorId="23C2628B" wp14:editId="734B33A7">
            <wp:simplePos x="0" y="0"/>
            <wp:positionH relativeFrom="margin">
              <wp:align>left</wp:align>
            </wp:positionH>
            <wp:positionV relativeFrom="paragraph">
              <wp:posOffset>286385</wp:posOffset>
            </wp:positionV>
            <wp:extent cx="3133725" cy="1566545"/>
            <wp:effectExtent l="0" t="0" r="0" b="0"/>
            <wp:wrapTight wrapText="bothSides">
              <wp:wrapPolygon edited="0">
                <wp:start x="0" y="0"/>
                <wp:lineTo x="0" y="21276"/>
                <wp:lineTo x="21403" y="21276"/>
                <wp:lineTo x="214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s1a.png"/>
                    <pic:cNvPicPr/>
                  </pic:nvPicPr>
                  <pic:blipFill>
                    <a:blip r:embed="rId9">
                      <a:extLst>
                        <a:ext uri="{28A0092B-C50C-407E-A947-70E740481C1C}">
                          <a14:useLocalDpi xmlns:a14="http://schemas.microsoft.com/office/drawing/2010/main" val="0"/>
                        </a:ext>
                      </a:extLst>
                    </a:blip>
                    <a:stretch>
                      <a:fillRect/>
                    </a:stretch>
                  </pic:blipFill>
                  <pic:spPr>
                    <a:xfrm>
                      <a:off x="0" y="0"/>
                      <a:ext cx="3138044" cy="1569022"/>
                    </a:xfrm>
                    <a:prstGeom prst="rect">
                      <a:avLst/>
                    </a:prstGeom>
                  </pic:spPr>
                </pic:pic>
              </a:graphicData>
            </a:graphic>
            <wp14:sizeRelH relativeFrom="margin">
              <wp14:pctWidth>0</wp14:pctWidth>
            </wp14:sizeRelH>
            <wp14:sizeRelV relativeFrom="margin">
              <wp14:pctHeight>0</wp14:pctHeight>
            </wp14:sizeRelV>
          </wp:anchor>
        </w:drawing>
      </w:r>
      <w:r w:rsidRPr="00F357D7">
        <w:rPr>
          <w:b/>
          <w:rPrChange w:id="8" w:author="Elizabeth Koshelev" w:date="2016-08-07T22:27:00Z">
            <w:rPr/>
          </w:rPrChange>
        </w:rPr>
        <w:t>Step 1:</w:t>
      </w:r>
      <w:r>
        <w:t xml:space="preserve"> Create Artificial Images to Test With:</w:t>
      </w:r>
    </w:p>
    <w:p w14:paraId="7B4C34F7" w14:textId="77777777" w:rsidR="00D07607" w:rsidRDefault="00D07607">
      <w:r w:rsidRPr="00F357D7">
        <w:rPr>
          <w:b/>
          <w:rPrChange w:id="9" w:author="Elizabeth Koshelev" w:date="2016-08-07T22:30:00Z">
            <w:rPr/>
          </w:rPrChange>
        </w:rPr>
        <w:t>Step 2:</w:t>
      </w:r>
      <w:r>
        <w:t xml:space="preserve"> Create Ground Truth Map</w:t>
      </w:r>
    </w:p>
    <w:p w14:paraId="3598DFD7" w14:textId="77777777" w:rsidR="00D07607" w:rsidRDefault="00D07607">
      <w:r>
        <w:rPr>
          <w:noProof/>
        </w:rPr>
        <w:drawing>
          <wp:anchor distT="0" distB="0" distL="114300" distR="114300" simplePos="0" relativeHeight="251660288" behindDoc="1" locked="0" layoutInCell="1" allowOverlap="1" wp14:anchorId="2709809C" wp14:editId="3297ACBA">
            <wp:simplePos x="0" y="0"/>
            <wp:positionH relativeFrom="margin">
              <wp:posOffset>28575</wp:posOffset>
            </wp:positionH>
            <wp:positionV relativeFrom="paragraph">
              <wp:posOffset>10160</wp:posOffset>
            </wp:positionV>
            <wp:extent cx="3186430" cy="1600200"/>
            <wp:effectExtent l="0" t="0" r="0" b="0"/>
            <wp:wrapTight wrapText="bothSides">
              <wp:wrapPolygon edited="0">
                <wp:start x="0" y="0"/>
                <wp:lineTo x="0" y="21343"/>
                <wp:lineTo x="21436" y="21343"/>
                <wp:lineTo x="214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nd1.png"/>
                    <pic:cNvPicPr/>
                  </pic:nvPicPr>
                  <pic:blipFill rotWithShape="1">
                    <a:blip r:embed="rId10">
                      <a:extLst>
                        <a:ext uri="{28A0092B-C50C-407E-A947-70E740481C1C}">
                          <a14:useLocalDpi xmlns:a14="http://schemas.microsoft.com/office/drawing/2010/main" val="0"/>
                        </a:ext>
                      </a:extLst>
                    </a:blip>
                    <a:srcRect l="10737" t="7204" r="11379" b="16371"/>
                    <a:stretch/>
                  </pic:blipFill>
                  <pic:spPr bwMode="auto">
                    <a:xfrm>
                      <a:off x="0" y="0"/>
                      <a:ext cx="318643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D01B8A" w14:textId="77777777" w:rsidR="00D07607" w:rsidRDefault="00D07607"/>
    <w:p w14:paraId="7EBD4E34" w14:textId="77777777" w:rsidR="00D07607" w:rsidRDefault="00D07607"/>
    <w:p w14:paraId="3F6E0F43" w14:textId="77777777" w:rsidR="00D07607" w:rsidRDefault="00D07607"/>
    <w:p w14:paraId="7C4C463E" w14:textId="77777777" w:rsidR="00D07607" w:rsidRDefault="00D07607"/>
    <w:p w14:paraId="152FAE9D" w14:textId="77777777" w:rsidR="00D07607" w:rsidRDefault="00D07607"/>
    <w:p w14:paraId="614A7AB3" w14:textId="77777777" w:rsidR="00C86516" w:rsidRDefault="00D07607">
      <w:r w:rsidRPr="00F357D7">
        <w:rPr>
          <w:b/>
          <w:rPrChange w:id="10" w:author="Elizabeth Koshelev" w:date="2016-08-07T22:30:00Z">
            <w:rPr/>
          </w:rPrChange>
        </w:rPr>
        <w:t xml:space="preserve">Step 3: </w:t>
      </w:r>
      <w:r>
        <w:t>Create different levels of speckle noise on the artificial images using imnoise() function in Matlab, controlled by changing the variance of noise.</w:t>
      </w:r>
    </w:p>
    <w:p w14:paraId="015211AD" w14:textId="77777777" w:rsidR="00D07607" w:rsidRDefault="0021519D">
      <w:r>
        <w:rPr>
          <w:noProof/>
        </w:rPr>
        <w:drawing>
          <wp:anchor distT="0" distB="0" distL="114300" distR="114300" simplePos="0" relativeHeight="251662336" behindDoc="1" locked="0" layoutInCell="1" allowOverlap="1" wp14:anchorId="7FCA1D0E" wp14:editId="07C998DA">
            <wp:simplePos x="0" y="0"/>
            <wp:positionH relativeFrom="page">
              <wp:posOffset>4131310</wp:posOffset>
            </wp:positionH>
            <wp:positionV relativeFrom="paragraph">
              <wp:posOffset>274320</wp:posOffset>
            </wp:positionV>
            <wp:extent cx="3179445" cy="1619250"/>
            <wp:effectExtent l="0" t="0" r="1905" b="0"/>
            <wp:wrapTight wrapText="bothSides">
              <wp:wrapPolygon edited="0">
                <wp:start x="0" y="0"/>
                <wp:lineTo x="0" y="21346"/>
                <wp:lineTo x="21484" y="21346"/>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tershape.png"/>
                    <pic:cNvPicPr/>
                  </pic:nvPicPr>
                  <pic:blipFill rotWithShape="1">
                    <a:blip r:embed="rId11">
                      <a:extLst>
                        <a:ext uri="{28A0092B-C50C-407E-A947-70E740481C1C}">
                          <a14:useLocalDpi xmlns:a14="http://schemas.microsoft.com/office/drawing/2010/main" val="0"/>
                        </a:ext>
                      </a:extLst>
                    </a:blip>
                    <a:srcRect l="10898" t="6890" r="11057" b="15432"/>
                    <a:stretch/>
                  </pic:blipFill>
                  <pic:spPr bwMode="auto">
                    <a:xfrm>
                      <a:off x="0" y="0"/>
                      <a:ext cx="317944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BF992EC" wp14:editId="10865CA0">
            <wp:simplePos x="0" y="0"/>
            <wp:positionH relativeFrom="margin">
              <wp:align>left</wp:align>
            </wp:positionH>
            <wp:positionV relativeFrom="paragraph">
              <wp:posOffset>283845</wp:posOffset>
            </wp:positionV>
            <wp:extent cx="3180080" cy="1600200"/>
            <wp:effectExtent l="0" t="0" r="1270" b="0"/>
            <wp:wrapTight wrapText="bothSides">
              <wp:wrapPolygon edited="0">
                <wp:start x="0" y="0"/>
                <wp:lineTo x="0" y="21343"/>
                <wp:lineTo x="21479" y="21343"/>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ter.png"/>
                    <pic:cNvPicPr/>
                  </pic:nvPicPr>
                  <pic:blipFill rotWithShape="1">
                    <a:blip r:embed="rId12">
                      <a:extLst>
                        <a:ext uri="{28A0092B-C50C-407E-A947-70E740481C1C}">
                          <a14:useLocalDpi xmlns:a14="http://schemas.microsoft.com/office/drawing/2010/main" val="0"/>
                        </a:ext>
                      </a:extLst>
                    </a:blip>
                    <a:srcRect l="10577" t="6577" r="10417" b="15745"/>
                    <a:stretch/>
                  </pic:blipFill>
                  <pic:spPr bwMode="auto">
                    <a:xfrm>
                      <a:off x="0" y="0"/>
                      <a:ext cx="318008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EAA">
        <w:t xml:space="preserve"> A</w:t>
      </w:r>
      <w:r>
        <w:t>bove image with v</w:t>
      </w:r>
      <w:r w:rsidR="00D07607">
        <w:t>ariance 5:</w:t>
      </w:r>
    </w:p>
    <w:p w14:paraId="447CDBDC" w14:textId="77777777" w:rsidR="0021519D" w:rsidRDefault="0021519D"/>
    <w:p w14:paraId="050B61BD" w14:textId="77777777" w:rsidR="0021519D" w:rsidRDefault="0021519D"/>
    <w:p w14:paraId="0006D273" w14:textId="5F02662B" w:rsidR="00BE2536" w:rsidRDefault="00BE2536">
      <w:pPr>
        <w:rPr>
          <w:ins w:id="11" w:author="Elizabeth Koshelev" w:date="2016-08-07T15:36:00Z"/>
        </w:rPr>
      </w:pPr>
      <w:ins w:id="12" w:author="Elizabeth Koshelev" w:date="2016-08-07T15:35:00Z">
        <w:r w:rsidRPr="00F357D7">
          <w:rPr>
            <w:b/>
            <w:rPrChange w:id="13" w:author="Elizabeth Koshelev" w:date="2016-08-07T22:28:00Z">
              <w:rPr/>
            </w:rPrChange>
          </w:rPr>
          <w:t>Step 4:</w:t>
        </w:r>
        <w:r>
          <w:t xml:space="preserve"> Run images through network and compare the output to the ground truth. </w:t>
        </w:r>
      </w:ins>
      <w:ins w:id="14" w:author="Elizabeth Koshelev" w:date="2016-08-07T15:36:00Z">
        <w:r>
          <w:t>The measurement of accuracy is percentage correct classification (PCC) and is determined by the following equation:</w:t>
        </w:r>
      </w:ins>
    </w:p>
    <w:p w14:paraId="5213DC97" w14:textId="263A3B2A" w:rsidR="00BE2536" w:rsidRDefault="00BE2536" w:rsidP="00BE2536">
      <w:pPr>
        <w:jc w:val="center"/>
        <w:rPr>
          <w:ins w:id="15" w:author="Elizabeth Koshelev" w:date="2016-08-07T15:35:00Z"/>
        </w:rPr>
        <w:pPrChange w:id="16" w:author="Elizabeth Koshelev" w:date="2016-08-07T15:36:00Z">
          <w:pPr/>
        </w:pPrChange>
      </w:pPr>
      <m:oMathPara>
        <m:oMath>
          <m:r>
            <w:ins w:id="17" w:author="Elizabeth Koshelev" w:date="2016-08-07T15:36:00Z">
              <w:rPr>
                <w:rFonts w:ascii="Cambria Math" w:hAnsi="Cambria Math"/>
              </w:rPr>
              <m:t>PCC=</m:t>
            </w:ins>
          </m:r>
          <m:f>
            <m:fPr>
              <m:ctrlPr>
                <w:ins w:id="18" w:author="Elizabeth Koshelev" w:date="2016-08-07T15:36:00Z">
                  <w:rPr>
                    <w:rFonts w:ascii="Cambria Math" w:hAnsi="Cambria Math"/>
                    <w:i/>
                  </w:rPr>
                </w:ins>
              </m:ctrlPr>
            </m:fPr>
            <m:num>
              <m:r>
                <w:ins w:id="19" w:author="Elizabeth Koshelev" w:date="2016-08-07T15:37:00Z">
                  <w:rPr>
                    <w:rFonts w:ascii="Cambria Math" w:hAnsi="Cambria Math"/>
                  </w:rPr>
                  <m:t>TP+TN</m:t>
                </w:ins>
              </m:r>
            </m:num>
            <m:den>
              <m:r>
                <w:ins w:id="20" w:author="Elizabeth Koshelev" w:date="2016-08-07T15:37:00Z">
                  <w:rPr>
                    <w:rFonts w:ascii="Cambria Math" w:hAnsi="Cambria Math"/>
                  </w:rPr>
                  <m:t>TP+TN+FP+FN</m:t>
                </w:ins>
              </m:r>
            </m:den>
          </m:f>
        </m:oMath>
      </m:oMathPara>
    </w:p>
    <w:p w14:paraId="22FC7288" w14:textId="1E4660CD" w:rsidR="00BE2536" w:rsidRDefault="00BE2536">
      <w:pPr>
        <w:rPr>
          <w:ins w:id="21" w:author="Elizabeth Koshelev" w:date="2016-08-07T22:30:00Z"/>
        </w:rPr>
      </w:pPr>
      <w:ins w:id="22" w:author="Elizabeth Koshelev" w:date="2016-08-07T15:37:00Z">
        <w:r>
          <w:t>Where TP are the true positives (pixels classified correctly as changed), TN are the true negatives (pixels classified correctly as unchanged), FP are the false positives (pixels incorrectly classified as changed), and FN are the false negatives (pixels incorrectly classified as unchanged).</w:t>
        </w:r>
      </w:ins>
    </w:p>
    <w:p w14:paraId="32F5B62E" w14:textId="12D789E4" w:rsidR="00F357D7" w:rsidRPr="00F357D7" w:rsidRDefault="00F357D7">
      <w:pPr>
        <w:rPr>
          <w:ins w:id="23" w:author="Elizabeth Koshelev" w:date="2016-08-07T15:37:00Z"/>
          <w:b/>
          <w:rPrChange w:id="24" w:author="Elizabeth Koshelev" w:date="2016-08-07T22:30:00Z">
            <w:rPr>
              <w:ins w:id="25" w:author="Elizabeth Koshelev" w:date="2016-08-07T15:37:00Z"/>
            </w:rPr>
          </w:rPrChange>
        </w:rPr>
      </w:pPr>
      <w:ins w:id="26" w:author="Elizabeth Koshelev" w:date="2016-08-07T22:30:00Z">
        <w:r>
          <w:rPr>
            <w:b/>
          </w:rPr>
          <w:t>Results:</w:t>
        </w:r>
      </w:ins>
    </w:p>
    <w:p w14:paraId="20B1544C" w14:textId="77777777" w:rsidR="0021519D" w:rsidRDefault="0021519D">
      <w:r>
        <w:rPr>
          <w:noProof/>
        </w:rPr>
        <w:drawing>
          <wp:anchor distT="0" distB="0" distL="114300" distR="114300" simplePos="0" relativeHeight="251663360" behindDoc="1" locked="0" layoutInCell="1" allowOverlap="1" wp14:anchorId="09FB55B5" wp14:editId="0A13C7DD">
            <wp:simplePos x="0" y="0"/>
            <wp:positionH relativeFrom="column">
              <wp:posOffset>4029075</wp:posOffset>
            </wp:positionH>
            <wp:positionV relativeFrom="paragraph">
              <wp:posOffset>371475</wp:posOffset>
            </wp:positionV>
            <wp:extent cx="2176780" cy="1085850"/>
            <wp:effectExtent l="0" t="0" r="0" b="0"/>
            <wp:wrapTight wrapText="bothSides">
              <wp:wrapPolygon edited="0">
                <wp:start x="0" y="0"/>
                <wp:lineTo x="0" y="21221"/>
                <wp:lineTo x="21361" y="21221"/>
                <wp:lineTo x="213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variance.png"/>
                    <pic:cNvPicPr/>
                  </pic:nvPicPr>
                  <pic:blipFill rotWithShape="1">
                    <a:blip r:embed="rId13" cstate="print">
                      <a:extLst>
                        <a:ext uri="{28A0092B-C50C-407E-A947-70E740481C1C}">
                          <a14:useLocalDpi xmlns:a14="http://schemas.microsoft.com/office/drawing/2010/main" val="0"/>
                        </a:ext>
                      </a:extLst>
                    </a:blip>
                    <a:srcRect l="10898" t="7249" r="11057" b="16159"/>
                    <a:stretch/>
                  </pic:blipFill>
                  <pic:spPr bwMode="auto">
                    <a:xfrm>
                      <a:off x="0" y="0"/>
                      <a:ext cx="2176780"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B79">
        <w:t>Sample Results, with variance 0, 5, and 10, r</w:t>
      </w:r>
      <w:r>
        <w:t>espectively</w:t>
      </w:r>
      <w:r w:rsidR="00727B79">
        <w:t>:</w:t>
      </w:r>
    </w:p>
    <w:p w14:paraId="4DFBA9C5" w14:textId="77777777" w:rsidR="0021519D" w:rsidRDefault="0021519D">
      <w:r>
        <w:rPr>
          <w:noProof/>
        </w:rPr>
        <w:drawing>
          <wp:anchor distT="0" distB="0" distL="114300" distR="114300" simplePos="0" relativeHeight="251665408" behindDoc="1" locked="0" layoutInCell="1" allowOverlap="1" wp14:anchorId="22CD74AC" wp14:editId="3F01B0EB">
            <wp:simplePos x="0" y="0"/>
            <wp:positionH relativeFrom="column">
              <wp:posOffset>1885950</wp:posOffset>
            </wp:positionH>
            <wp:positionV relativeFrom="paragraph">
              <wp:posOffset>95250</wp:posOffset>
            </wp:positionV>
            <wp:extent cx="2076450" cy="1057275"/>
            <wp:effectExtent l="0" t="0" r="0" b="9525"/>
            <wp:wrapTight wrapText="bothSides">
              <wp:wrapPolygon edited="0">
                <wp:start x="0" y="0"/>
                <wp:lineTo x="0" y="21405"/>
                <wp:lineTo x="21402" y="21405"/>
                <wp:lineTo x="214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variance.png"/>
                    <pic:cNvPicPr/>
                  </pic:nvPicPr>
                  <pic:blipFill rotWithShape="1">
                    <a:blip r:embed="rId14" cstate="print">
                      <a:extLst>
                        <a:ext uri="{28A0092B-C50C-407E-A947-70E740481C1C}">
                          <a14:useLocalDpi xmlns:a14="http://schemas.microsoft.com/office/drawing/2010/main" val="0"/>
                        </a:ext>
                      </a:extLst>
                    </a:blip>
                    <a:srcRect l="10737" t="5989" r="10897" b="15529"/>
                    <a:stretch/>
                  </pic:blipFill>
                  <pic:spPr bwMode="auto">
                    <a:xfrm>
                      <a:off x="0" y="0"/>
                      <a:ext cx="207645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3EECF752" wp14:editId="23D8D75D">
            <wp:simplePos x="0" y="0"/>
            <wp:positionH relativeFrom="margin">
              <wp:posOffset>-171450</wp:posOffset>
            </wp:positionH>
            <wp:positionV relativeFrom="paragraph">
              <wp:posOffset>114300</wp:posOffset>
            </wp:positionV>
            <wp:extent cx="2019300" cy="998855"/>
            <wp:effectExtent l="0" t="0" r="0" b="0"/>
            <wp:wrapTight wrapText="bothSides">
              <wp:wrapPolygon edited="0">
                <wp:start x="0" y="0"/>
                <wp:lineTo x="0" y="21010"/>
                <wp:lineTo x="21396" y="21010"/>
                <wp:lineTo x="2139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variance.png"/>
                    <pic:cNvPicPr/>
                  </pic:nvPicPr>
                  <pic:blipFill rotWithShape="1">
                    <a:blip r:embed="rId15" cstate="print">
                      <a:extLst>
                        <a:ext uri="{28A0092B-C50C-407E-A947-70E740481C1C}">
                          <a14:useLocalDpi xmlns:a14="http://schemas.microsoft.com/office/drawing/2010/main" val="0"/>
                        </a:ext>
                      </a:extLst>
                    </a:blip>
                    <a:srcRect l="10417" t="6934" r="10577" b="16159"/>
                    <a:stretch/>
                  </pic:blipFill>
                  <pic:spPr bwMode="auto">
                    <a:xfrm>
                      <a:off x="0" y="0"/>
                      <a:ext cx="2019300" cy="99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99.5% PCC</w:t>
      </w:r>
      <w:r>
        <w:tab/>
      </w:r>
      <w:r>
        <w:tab/>
      </w:r>
      <w:r>
        <w:tab/>
      </w:r>
      <w:r>
        <w:tab/>
        <w:t>93.6% PCC</w:t>
      </w:r>
      <w:r>
        <w:tab/>
      </w:r>
      <w:r>
        <w:tab/>
      </w:r>
      <w:r>
        <w:tab/>
        <w:t>89.9% PCC</w:t>
      </w:r>
    </w:p>
    <w:p w14:paraId="4AACD351" w14:textId="77777777" w:rsidR="0021519D" w:rsidRDefault="0021519D"/>
    <w:p w14:paraId="6333A1B7" w14:textId="77777777" w:rsidR="00800553" w:rsidRDefault="00D07607" w:rsidP="00F357D7">
      <w:pPr>
        <w:jc w:val="center"/>
        <w:rPr>
          <w:ins w:id="27" w:author="Elizabeth Koshelev" w:date="2016-08-07T22:28:00Z"/>
        </w:rPr>
        <w:pPrChange w:id="28" w:author="Elizabeth Koshelev" w:date="2016-08-07T22:28:00Z">
          <w:pPr/>
        </w:pPrChange>
      </w:pPr>
      <w:r>
        <w:rPr>
          <w:noProof/>
        </w:rPr>
        <w:drawing>
          <wp:inline distT="0" distB="0" distL="0" distR="0" wp14:anchorId="50CAC4B4" wp14:editId="5B9B8CD6">
            <wp:extent cx="4267200" cy="263842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FDB07E7" w14:textId="77777777" w:rsidR="00F357D7" w:rsidRDefault="00F357D7" w:rsidP="00F357D7">
      <w:pPr>
        <w:jc w:val="center"/>
        <w:rPr>
          <w:ins w:id="29" w:author="Elizabeth Koshelev" w:date="2016-08-07T22:28:00Z"/>
        </w:rPr>
        <w:pPrChange w:id="30" w:author="Elizabeth Koshelev" w:date="2016-08-07T22:28:00Z">
          <w:pPr/>
        </w:pPrChange>
      </w:pPr>
    </w:p>
    <w:p w14:paraId="10CB345D" w14:textId="77777777" w:rsidR="00F357D7" w:rsidRDefault="00F357D7" w:rsidP="00F357D7">
      <w:pPr>
        <w:jc w:val="center"/>
        <w:rPr>
          <w:ins w:id="31" w:author="Elizabeth Koshelev" w:date="2016-08-07T22:28:00Z"/>
        </w:rPr>
        <w:pPrChange w:id="32" w:author="Elizabeth Koshelev" w:date="2016-08-07T22:28:00Z">
          <w:pPr/>
        </w:pPrChange>
      </w:pPr>
    </w:p>
    <w:p w14:paraId="5EA4889C" w14:textId="77777777" w:rsidR="00F357D7" w:rsidRDefault="00F357D7" w:rsidP="00F357D7">
      <w:pPr>
        <w:jc w:val="center"/>
        <w:rPr>
          <w:ins w:id="33" w:author="Elizabeth Koshelev" w:date="2016-08-07T22:28:00Z"/>
        </w:rPr>
        <w:pPrChange w:id="34" w:author="Elizabeth Koshelev" w:date="2016-08-07T22:28:00Z">
          <w:pPr/>
        </w:pPrChange>
      </w:pPr>
    </w:p>
    <w:p w14:paraId="6919A4AE" w14:textId="77777777" w:rsidR="00F357D7" w:rsidRDefault="00F357D7" w:rsidP="00F357D7">
      <w:pPr>
        <w:jc w:val="center"/>
        <w:rPr>
          <w:ins w:id="35" w:author="Elizabeth Koshelev" w:date="2016-08-07T22:28:00Z"/>
        </w:rPr>
        <w:pPrChange w:id="36" w:author="Elizabeth Koshelev" w:date="2016-08-07T22:28:00Z">
          <w:pPr/>
        </w:pPrChange>
      </w:pPr>
    </w:p>
    <w:p w14:paraId="17CFA984" w14:textId="77777777" w:rsidR="00F357D7" w:rsidRDefault="00F357D7" w:rsidP="00F357D7">
      <w:pPr>
        <w:jc w:val="center"/>
        <w:rPr>
          <w:ins w:id="37" w:author="Elizabeth Koshelev" w:date="2016-08-07T22:28:00Z"/>
        </w:rPr>
        <w:pPrChange w:id="38" w:author="Elizabeth Koshelev" w:date="2016-08-07T22:28:00Z">
          <w:pPr/>
        </w:pPrChange>
      </w:pPr>
    </w:p>
    <w:p w14:paraId="14A6DB90" w14:textId="6041D60A" w:rsidR="00F357D7" w:rsidRDefault="00F357D7" w:rsidP="00F357D7">
      <w:pPr>
        <w:pPrChange w:id="39" w:author="Elizabeth Koshelev" w:date="2016-08-07T22:28:00Z">
          <w:pPr/>
        </w:pPrChange>
      </w:pPr>
      <w:ins w:id="40" w:author="Elizabeth Koshelev" w:date="2016-08-07T22:29:00Z">
        <w:r>
          <w:t>Continuation of Set 8:</w:t>
        </w:r>
      </w:ins>
    </w:p>
    <w:p w14:paraId="4ECFDAC5" w14:textId="58BD1659" w:rsidR="00D07607" w:rsidRDefault="0021519D" w:rsidP="00F357D7">
      <w:pPr>
        <w:jc w:val="center"/>
        <w:pPrChange w:id="41" w:author="Elizabeth Koshelev" w:date="2016-08-07T22:28:00Z">
          <w:pPr/>
        </w:pPrChange>
      </w:pPr>
      <w:r>
        <w:rPr>
          <w:noProof/>
        </w:rPr>
        <w:drawing>
          <wp:inline distT="0" distB="0" distL="0" distR="0" wp14:anchorId="7976CB40" wp14:editId="1ED8C352">
            <wp:extent cx="3895725" cy="232410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del w:id="42" w:author="Elizabeth Koshelev" w:date="2016-08-07T22:29:00Z">
        <w:r w:rsidDel="00F357D7">
          <w:delText>Continuation of Set 8:</w:delText>
        </w:r>
      </w:del>
    </w:p>
    <w:p w14:paraId="1708A9FC" w14:textId="77777777" w:rsidR="00F76F73" w:rsidDel="00F357D7" w:rsidRDefault="00F76F73">
      <w:pPr>
        <w:rPr>
          <w:del w:id="43" w:author="Elizabeth Koshelev" w:date="2016-08-07T22:29:00Z"/>
        </w:rPr>
      </w:pPr>
    </w:p>
    <w:p w14:paraId="426DEA09" w14:textId="77777777" w:rsidR="00F76F73" w:rsidDel="00F357D7" w:rsidRDefault="00F76F73">
      <w:pPr>
        <w:rPr>
          <w:del w:id="44" w:author="Elizabeth Koshelev" w:date="2016-08-07T22:29:00Z"/>
        </w:rPr>
      </w:pPr>
    </w:p>
    <w:p w14:paraId="0DB82BAC" w14:textId="77777777" w:rsidR="00F76F73" w:rsidDel="00F357D7" w:rsidRDefault="00F76F73">
      <w:pPr>
        <w:rPr>
          <w:del w:id="45" w:author="Elizabeth Koshelev" w:date="2016-08-07T22:29:00Z"/>
        </w:rPr>
      </w:pPr>
    </w:p>
    <w:p w14:paraId="6D701523" w14:textId="77777777" w:rsidR="00F76F73" w:rsidDel="00F357D7" w:rsidRDefault="00F76F73">
      <w:pPr>
        <w:rPr>
          <w:del w:id="46" w:author="Elizabeth Koshelev" w:date="2016-08-07T22:29:00Z"/>
        </w:rPr>
      </w:pPr>
    </w:p>
    <w:p w14:paraId="7FE7CDA2" w14:textId="77777777" w:rsidR="00F76F73" w:rsidDel="00F357D7" w:rsidRDefault="00F76F73">
      <w:pPr>
        <w:rPr>
          <w:del w:id="47" w:author="Elizabeth Koshelev" w:date="2016-08-07T22:29:00Z"/>
        </w:rPr>
      </w:pPr>
    </w:p>
    <w:p w14:paraId="7AC8ABAC" w14:textId="77777777" w:rsidR="00F76F73" w:rsidDel="00F357D7" w:rsidRDefault="00F76F73">
      <w:pPr>
        <w:rPr>
          <w:del w:id="48" w:author="Elizabeth Koshelev" w:date="2016-08-07T22:29:00Z"/>
        </w:rPr>
      </w:pPr>
    </w:p>
    <w:p w14:paraId="7F6ECE01" w14:textId="77777777" w:rsidR="00F76F73" w:rsidDel="00F357D7" w:rsidRDefault="00F76F73">
      <w:pPr>
        <w:rPr>
          <w:del w:id="49" w:author="Elizabeth Koshelev" w:date="2016-08-07T22:29:00Z"/>
        </w:rPr>
      </w:pPr>
    </w:p>
    <w:p w14:paraId="58E20B8D" w14:textId="77777777" w:rsidR="00F76F73" w:rsidDel="00F357D7" w:rsidRDefault="00F76F73">
      <w:pPr>
        <w:rPr>
          <w:del w:id="50" w:author="Elizabeth Koshelev" w:date="2016-08-07T22:29:00Z"/>
        </w:rPr>
      </w:pPr>
    </w:p>
    <w:p w14:paraId="690F3091" w14:textId="77777777" w:rsidR="00F357D7" w:rsidRDefault="00F357D7">
      <w:pPr>
        <w:rPr>
          <w:ins w:id="51" w:author="Elizabeth Koshelev" w:date="2016-08-07T22:29:00Z"/>
        </w:rPr>
      </w:pPr>
    </w:p>
    <w:p w14:paraId="72E1FE8E" w14:textId="77777777" w:rsidR="00F76F73" w:rsidDel="00F357D7" w:rsidRDefault="00F76F73">
      <w:pPr>
        <w:rPr>
          <w:del w:id="52" w:author="Elizabeth Koshelev" w:date="2016-08-07T22:29:00Z"/>
        </w:rPr>
      </w:pPr>
    </w:p>
    <w:p w14:paraId="62EF81B9" w14:textId="77777777" w:rsidR="00F76F73" w:rsidRDefault="00F76F73"/>
    <w:p w14:paraId="06C71B86" w14:textId="13A524C9" w:rsidR="00F357D7" w:rsidRDefault="00F76F73">
      <w:pPr>
        <w:rPr>
          <w:ins w:id="53" w:author="Elizabeth Koshelev" w:date="2016-08-07T22:29:00Z"/>
        </w:rPr>
      </w:pPr>
      <w:r w:rsidRPr="00F357D7">
        <w:rPr>
          <w:b/>
          <w:rPrChange w:id="54" w:author="Elizabeth Koshelev" w:date="2016-08-07T22:29:00Z">
            <w:rPr/>
          </w:rPrChange>
        </w:rPr>
        <w:t>Conclusion:</w:t>
      </w:r>
      <w:r>
        <w:t xml:space="preserve"> </w:t>
      </w:r>
    </w:p>
    <w:p w14:paraId="19508507" w14:textId="3FAE515C" w:rsidR="00F76F73" w:rsidRDefault="00F357D7" w:rsidP="00F357D7">
      <w:pPr>
        <w:ind w:firstLine="720"/>
        <w:pPrChange w:id="55" w:author="Elizabeth Koshelev" w:date="2016-08-07T22:29:00Z">
          <w:pPr/>
        </w:pPrChange>
      </w:pPr>
      <w:r w:rsidRPr="00F357D7">
        <w:rPr>
          <w:b/>
          <w:noProof/>
          <w:rPrChange w:id="56" w:author="Elizabeth Koshelev" w:date="2016-08-07T22:29:00Z">
            <w:rPr>
              <w:noProof/>
            </w:rPr>
          </w:rPrChange>
        </w:rPr>
        <w:drawing>
          <wp:anchor distT="0" distB="0" distL="114300" distR="114300" simplePos="0" relativeHeight="251668480" behindDoc="1" locked="0" layoutInCell="1" allowOverlap="1" wp14:anchorId="144EF222" wp14:editId="2A62A4F2">
            <wp:simplePos x="0" y="0"/>
            <wp:positionH relativeFrom="page">
              <wp:posOffset>4162425</wp:posOffset>
            </wp:positionH>
            <wp:positionV relativeFrom="paragraph">
              <wp:posOffset>847090</wp:posOffset>
            </wp:positionV>
            <wp:extent cx="3219450" cy="1609725"/>
            <wp:effectExtent l="0" t="0" r="0" b="9525"/>
            <wp:wrapTight wrapText="bothSides">
              <wp:wrapPolygon edited="0">
                <wp:start x="0" y="0"/>
                <wp:lineTo x="0" y="21472"/>
                <wp:lineTo x="21472" y="21472"/>
                <wp:lineTo x="2147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pes8b.png"/>
                    <pic:cNvPicPr/>
                  </pic:nvPicPr>
                  <pic:blipFill>
                    <a:blip r:embed="rId18">
                      <a:extLst>
                        <a:ext uri="{28A0092B-C50C-407E-A947-70E740481C1C}">
                          <a14:useLocalDpi xmlns:a14="http://schemas.microsoft.com/office/drawing/2010/main" val="0"/>
                        </a:ext>
                      </a:extLst>
                    </a:blip>
                    <a:stretch>
                      <a:fillRect/>
                    </a:stretch>
                  </pic:blipFill>
                  <pic:spPr>
                    <a:xfrm>
                      <a:off x="0" y="0"/>
                      <a:ext cx="3219450" cy="1609725"/>
                    </a:xfrm>
                    <a:prstGeom prst="rect">
                      <a:avLst/>
                    </a:prstGeom>
                  </pic:spPr>
                </pic:pic>
              </a:graphicData>
            </a:graphic>
            <wp14:sizeRelH relativeFrom="margin">
              <wp14:pctWidth>0</wp14:pctWidth>
            </wp14:sizeRelH>
            <wp14:sizeRelV relativeFrom="margin">
              <wp14:pctHeight>0</wp14:pctHeight>
            </wp14:sizeRelV>
          </wp:anchor>
        </w:drawing>
      </w:r>
      <w:r w:rsidR="00F76F73">
        <w:t>The network’s performance decreases when the amount of noise increases. Set 8 was an outlier because the network currently performs exceptionally well the darker the contrast, if the change is from dark to light. Eventually, adding enough variance broke the network for set 8 as well. Here is the image set from set 8, for reference:</w:t>
      </w:r>
    </w:p>
    <w:p w14:paraId="410C29D2" w14:textId="3433BB89" w:rsidR="00F76F73" w:rsidRDefault="00F357D7">
      <w:pPr>
        <w:rPr>
          <w:ins w:id="57" w:author="Elizabeth Koshelev" w:date="2016-08-07T21:42:00Z"/>
        </w:rPr>
      </w:pPr>
      <w:r w:rsidRPr="00F357D7">
        <w:rPr>
          <w:b/>
          <w:noProof/>
          <w:rPrChange w:id="58" w:author="Elizabeth Koshelev" w:date="2016-08-07T22:29:00Z">
            <w:rPr>
              <w:noProof/>
            </w:rPr>
          </w:rPrChange>
        </w:rPr>
        <w:drawing>
          <wp:anchor distT="0" distB="0" distL="114300" distR="114300" simplePos="0" relativeHeight="251667456" behindDoc="1" locked="0" layoutInCell="1" allowOverlap="1" wp14:anchorId="5FFD9A12" wp14:editId="2C9A387E">
            <wp:simplePos x="0" y="0"/>
            <wp:positionH relativeFrom="margin">
              <wp:align>left</wp:align>
            </wp:positionH>
            <wp:positionV relativeFrom="paragraph">
              <wp:posOffset>7620</wp:posOffset>
            </wp:positionV>
            <wp:extent cx="3181350" cy="1590675"/>
            <wp:effectExtent l="0" t="0" r="0" b="9525"/>
            <wp:wrapTight wrapText="bothSides">
              <wp:wrapPolygon edited="0">
                <wp:start x="0" y="0"/>
                <wp:lineTo x="0" y="21471"/>
                <wp:lineTo x="21471" y="21471"/>
                <wp:lineTo x="214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pes8a.png"/>
                    <pic:cNvPicPr/>
                  </pic:nvPicPr>
                  <pic:blipFill>
                    <a:blip r:embed="rId19">
                      <a:extLst>
                        <a:ext uri="{28A0092B-C50C-407E-A947-70E740481C1C}">
                          <a14:useLocalDpi xmlns:a14="http://schemas.microsoft.com/office/drawing/2010/main" val="0"/>
                        </a:ext>
                      </a:extLst>
                    </a:blip>
                    <a:stretch>
                      <a:fillRect/>
                    </a:stretch>
                  </pic:blipFill>
                  <pic:spPr>
                    <a:xfrm>
                      <a:off x="0" y="0"/>
                      <a:ext cx="3181350" cy="1590675"/>
                    </a:xfrm>
                    <a:prstGeom prst="rect">
                      <a:avLst/>
                    </a:prstGeom>
                  </pic:spPr>
                </pic:pic>
              </a:graphicData>
            </a:graphic>
            <wp14:sizeRelH relativeFrom="margin">
              <wp14:pctWidth>0</wp14:pctWidth>
            </wp14:sizeRelH>
            <wp14:sizeRelV relativeFrom="margin">
              <wp14:pctHeight>0</wp14:pctHeight>
            </wp14:sizeRelV>
          </wp:anchor>
        </w:drawing>
      </w:r>
    </w:p>
    <w:p w14:paraId="6D96E35B" w14:textId="07583DCB" w:rsidR="0076376F" w:rsidRDefault="0076376F">
      <w:pPr>
        <w:rPr>
          <w:ins w:id="59" w:author="Elizabeth Koshelev" w:date="2016-08-07T21:42:00Z"/>
        </w:rPr>
      </w:pPr>
    </w:p>
    <w:p w14:paraId="21E4DD27" w14:textId="77777777" w:rsidR="0076376F" w:rsidRDefault="0076376F">
      <w:pPr>
        <w:rPr>
          <w:ins w:id="60" w:author="Elizabeth Koshelev" w:date="2016-08-07T21:42:00Z"/>
        </w:rPr>
      </w:pPr>
    </w:p>
    <w:p w14:paraId="01D35521" w14:textId="77777777" w:rsidR="0076376F" w:rsidRDefault="0076376F">
      <w:pPr>
        <w:rPr>
          <w:ins w:id="61" w:author="Elizabeth Koshelev" w:date="2016-08-07T21:42:00Z"/>
        </w:rPr>
      </w:pPr>
    </w:p>
    <w:p w14:paraId="237574A3" w14:textId="77777777" w:rsidR="0076376F" w:rsidRDefault="0076376F"/>
    <w:p w14:paraId="0AAD33AF" w14:textId="157F7A7F" w:rsidR="00800553" w:rsidRPr="00F357D7" w:rsidRDefault="00800553">
      <w:pPr>
        <w:rPr>
          <w:b/>
          <w:sz w:val="28"/>
          <w:rPrChange w:id="62" w:author="Elizabeth Koshelev" w:date="2016-08-07T22:27:00Z">
            <w:rPr/>
          </w:rPrChange>
        </w:rPr>
      </w:pPr>
      <w:r w:rsidRPr="00F357D7">
        <w:rPr>
          <w:b/>
          <w:sz w:val="28"/>
          <w:rPrChange w:id="63" w:author="Elizabeth Koshelev" w:date="2016-08-07T22:27:00Z">
            <w:rPr/>
          </w:rPrChange>
        </w:rPr>
        <w:lastRenderedPageBreak/>
        <w:t>Experiment 2:</w:t>
      </w:r>
    </w:p>
    <w:p w14:paraId="31A4849C" w14:textId="3D7F1C6D" w:rsidR="00800553" w:rsidRDefault="00800553">
      <w:pPr>
        <w:rPr>
          <w:ins w:id="64" w:author="Elizabeth Koshelev" w:date="2016-08-07T22:30:00Z"/>
        </w:rPr>
      </w:pPr>
      <w:r w:rsidRPr="00F357D7">
        <w:rPr>
          <w:b/>
          <w:rPrChange w:id="65" w:author="Elizabeth Koshelev" w:date="2016-08-07T22:27:00Z">
            <w:rPr/>
          </w:rPrChange>
        </w:rPr>
        <w:t>Hypothesis:</w:t>
      </w:r>
      <w:r>
        <w:t xml:space="preserve"> </w:t>
      </w:r>
      <w:r w:rsidR="00C93712">
        <w:t>The network performs better with different types of noise.</w:t>
      </w:r>
    </w:p>
    <w:p w14:paraId="255E93C9" w14:textId="38583E84" w:rsidR="00F357D7" w:rsidRPr="00F357D7" w:rsidRDefault="00F357D7">
      <w:pPr>
        <w:rPr>
          <w:ins w:id="66" w:author="Elizabeth Koshelev" w:date="2016-08-07T21:24:00Z"/>
          <w:b/>
          <w:rPrChange w:id="67" w:author="Elizabeth Koshelev" w:date="2016-08-07T22:30:00Z">
            <w:rPr>
              <w:ins w:id="68" w:author="Elizabeth Koshelev" w:date="2016-08-07T21:24:00Z"/>
            </w:rPr>
          </w:rPrChange>
        </w:rPr>
      </w:pPr>
      <w:ins w:id="69" w:author="Elizabeth Koshelev" w:date="2016-08-07T22:30:00Z">
        <w:r w:rsidRPr="00F357D7">
          <w:rPr>
            <w:b/>
            <w:rPrChange w:id="70" w:author="Elizabeth Koshelev" w:date="2016-08-07T22:30:00Z">
              <w:rPr/>
            </w:rPrChange>
          </w:rPr>
          <w:t>Method:</w:t>
        </w:r>
      </w:ins>
    </w:p>
    <w:p w14:paraId="4E4FC63B" w14:textId="65AD7B1A" w:rsidR="00F757E6" w:rsidRDefault="00F357D7" w:rsidP="00F357D7">
      <w:pPr>
        <w:pPrChange w:id="71" w:author="Elizabeth Koshelev" w:date="2016-08-07T22:29:00Z">
          <w:pPr/>
        </w:pPrChange>
      </w:pPr>
      <w:ins w:id="72" w:author="Elizabeth Koshelev" w:date="2016-08-07T22:30:00Z">
        <w:r w:rsidRPr="00F357D7">
          <w:rPr>
            <w:b/>
            <w:rPrChange w:id="73" w:author="Elizabeth Koshelev" w:date="2016-08-07T22:31:00Z">
              <w:rPr/>
            </w:rPrChange>
          </w:rPr>
          <w:t>Step 1:</w:t>
        </w:r>
        <w:r>
          <w:t xml:space="preserve"> </w:t>
        </w:r>
      </w:ins>
      <w:ins w:id="74" w:author="Elizabeth Koshelev" w:date="2016-08-07T21:24:00Z">
        <w:r w:rsidR="00F757E6">
          <w:t>The following noises were added to the test</w:t>
        </w:r>
        <w:r>
          <w:t xml:space="preserve"> images</w:t>
        </w:r>
        <w:r w:rsidR="00F757E6">
          <w:t>:</w:t>
        </w:r>
      </w:ins>
    </w:p>
    <w:p w14:paraId="0F802BD1" w14:textId="0E515596" w:rsidR="006B6D85" w:rsidRDefault="009F7B9F" w:rsidP="00F357D7">
      <w:pPr>
        <w:pStyle w:val="ListParagraph"/>
        <w:numPr>
          <w:ilvl w:val="0"/>
          <w:numId w:val="1"/>
        </w:numPr>
        <w:pPrChange w:id="75" w:author="Elizabeth Koshelev" w:date="2016-08-07T22:31:00Z">
          <w:pPr>
            <w:ind w:left="720"/>
          </w:pPr>
        </w:pPrChange>
      </w:pPr>
      <w:ins w:id="76" w:author="Elizabeth Koshelev" w:date="2016-08-07T22:12:00Z">
        <w:r w:rsidRPr="00F357D7">
          <w:rPr>
            <w:b/>
            <w:noProof/>
            <w:rPrChange w:id="77" w:author="Elizabeth Koshelev" w:date="2016-08-07T22:31:00Z">
              <w:rPr>
                <w:noProof/>
              </w:rPr>
            </w:rPrChange>
          </w:rPr>
          <w:drawing>
            <wp:anchor distT="0" distB="0" distL="114300" distR="114300" simplePos="0" relativeHeight="251688960" behindDoc="1" locked="0" layoutInCell="1" allowOverlap="1" wp14:anchorId="6F503EAF" wp14:editId="3FCD0D4C">
              <wp:simplePos x="0" y="0"/>
              <wp:positionH relativeFrom="page">
                <wp:posOffset>2896870</wp:posOffset>
              </wp:positionH>
              <wp:positionV relativeFrom="paragraph">
                <wp:posOffset>419100</wp:posOffset>
              </wp:positionV>
              <wp:extent cx="2570480" cy="1361440"/>
              <wp:effectExtent l="0" t="0" r="1270" b="0"/>
              <wp:wrapTight wrapText="bothSides">
                <wp:wrapPolygon edited="0">
                  <wp:start x="0" y="0"/>
                  <wp:lineTo x="0" y="21157"/>
                  <wp:lineTo x="21451" y="21157"/>
                  <wp:lineTo x="2145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eckex.png"/>
                      <pic:cNvPicPr/>
                    </pic:nvPicPr>
                    <pic:blipFill rotWithShape="1">
                      <a:blip r:embed="rId20">
                        <a:extLst>
                          <a:ext uri="{28A0092B-C50C-407E-A947-70E740481C1C}">
                            <a14:useLocalDpi xmlns:a14="http://schemas.microsoft.com/office/drawing/2010/main" val="0"/>
                          </a:ext>
                        </a:extLst>
                      </a:blip>
                      <a:srcRect l="11058" t="5951" r="10897" b="13239"/>
                      <a:stretch/>
                    </pic:blipFill>
                    <pic:spPr bwMode="auto">
                      <a:xfrm>
                        <a:off x="0" y="0"/>
                        <a:ext cx="2570480" cy="136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C93712" w:rsidRPr="00F357D7">
        <w:rPr>
          <w:b/>
          <w:rPrChange w:id="78" w:author="Elizabeth Koshelev" w:date="2016-08-07T22:31:00Z">
            <w:rPr/>
          </w:rPrChange>
        </w:rPr>
        <w:t>Speckle noise:</w:t>
      </w:r>
      <w:r w:rsidR="00C93712">
        <w:t xml:space="preserve"> Uniformly distributed random noise with </w:t>
      </w:r>
      <w:r w:rsidR="00BC1936">
        <w:t xml:space="preserve">a mean of 0 and a variance of </w:t>
      </w:r>
      <w:ins w:id="79" w:author="Elizabeth Koshelev" w:date="2016-08-07T22:04:00Z">
        <w:r w:rsidR="003F421E">
          <w:t>.5</w:t>
        </w:r>
      </w:ins>
      <w:del w:id="80" w:author="Elizabeth Koshelev" w:date="2016-08-07T22:04:00Z">
        <w:r w:rsidR="00BC1936" w:rsidDel="003F421E">
          <w:delText>1</w:delText>
        </w:r>
      </w:del>
      <w:ins w:id="81" w:author="Elizabeth Koshelev" w:date="2016-08-07T22:00:00Z">
        <w:r w:rsidR="00180EAB">
          <w:t xml:space="preserve">, </w:t>
        </w:r>
      </w:ins>
      <w:ins w:id="82" w:author="Elizabeth Koshelev" w:date="2016-08-07T22:15:00Z">
        <w:r>
          <w:t xml:space="preserve">a type of </w:t>
        </w:r>
      </w:ins>
      <w:ins w:id="83" w:author="Elizabeth Koshelev" w:date="2016-08-07T22:00:00Z">
        <w:r w:rsidR="00180EAB">
          <w:t>multiplicative noise</w:t>
        </w:r>
      </w:ins>
      <w:r w:rsidR="00C43EAA">
        <w:t>:</w:t>
      </w:r>
    </w:p>
    <w:p w14:paraId="431DADEB" w14:textId="1AB49616" w:rsidR="00BC1936" w:rsidRDefault="00BC1936" w:rsidP="006B6D85">
      <w:pPr>
        <w:ind w:left="720"/>
      </w:pPr>
      <w:del w:id="84" w:author="Elizabeth Koshelev" w:date="2016-08-07T22:10:00Z">
        <w:r w:rsidDel="003F421E">
          <w:rPr>
            <w:noProof/>
          </w:rPr>
          <w:drawing>
            <wp:inline distT="0" distB="0" distL="0" distR="0" wp14:anchorId="3F95272D" wp14:editId="041F5878">
              <wp:extent cx="3487479" cy="178435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eckle 1.png"/>
                      <pic:cNvPicPr/>
                    </pic:nvPicPr>
                    <pic:blipFill>
                      <a:blip r:embed="rId21">
                        <a:extLst>
                          <a:ext uri="{28A0092B-C50C-407E-A947-70E740481C1C}">
                            <a14:useLocalDpi xmlns:a14="http://schemas.microsoft.com/office/drawing/2010/main" val="0"/>
                          </a:ext>
                        </a:extLst>
                      </a:blip>
                      <a:stretch>
                        <a:fillRect/>
                      </a:stretch>
                    </pic:blipFill>
                    <pic:spPr>
                      <a:xfrm>
                        <a:off x="0" y="0"/>
                        <a:ext cx="3499979" cy="1790748"/>
                      </a:xfrm>
                      <a:prstGeom prst="rect">
                        <a:avLst/>
                      </a:prstGeom>
                    </pic:spPr>
                  </pic:pic>
                </a:graphicData>
              </a:graphic>
            </wp:inline>
          </w:drawing>
        </w:r>
      </w:del>
    </w:p>
    <w:p w14:paraId="4FA59DA7" w14:textId="77777777" w:rsidR="009F7B9F" w:rsidRDefault="009F7B9F" w:rsidP="003F421E">
      <w:pPr>
        <w:rPr>
          <w:ins w:id="85" w:author="Elizabeth Koshelev" w:date="2016-08-07T22:14:00Z"/>
        </w:rPr>
        <w:pPrChange w:id="86" w:author="Elizabeth Koshelev" w:date="2016-08-07T22:11:00Z">
          <w:pPr>
            <w:ind w:left="720"/>
          </w:pPr>
        </w:pPrChange>
      </w:pPr>
    </w:p>
    <w:p w14:paraId="1F9DFFD7" w14:textId="77777777" w:rsidR="009F7B9F" w:rsidRDefault="009F7B9F" w:rsidP="003F421E">
      <w:pPr>
        <w:rPr>
          <w:ins w:id="87" w:author="Elizabeth Koshelev" w:date="2016-08-07T22:14:00Z"/>
        </w:rPr>
        <w:pPrChange w:id="88" w:author="Elizabeth Koshelev" w:date="2016-08-07T22:11:00Z">
          <w:pPr>
            <w:ind w:left="720"/>
          </w:pPr>
        </w:pPrChange>
      </w:pPr>
    </w:p>
    <w:p w14:paraId="0B6C8B5D" w14:textId="77777777" w:rsidR="009F7B9F" w:rsidRDefault="009F7B9F" w:rsidP="003F421E">
      <w:pPr>
        <w:rPr>
          <w:ins w:id="89" w:author="Elizabeth Koshelev" w:date="2016-08-07T22:14:00Z"/>
        </w:rPr>
        <w:pPrChange w:id="90" w:author="Elizabeth Koshelev" w:date="2016-08-07T22:11:00Z">
          <w:pPr>
            <w:ind w:left="720"/>
          </w:pPr>
        </w:pPrChange>
      </w:pPr>
    </w:p>
    <w:p w14:paraId="5E2B215C" w14:textId="3FC2AE2E" w:rsidR="009F7B9F" w:rsidRDefault="009F7B9F" w:rsidP="003F421E">
      <w:pPr>
        <w:rPr>
          <w:ins w:id="91" w:author="Elizabeth Koshelev" w:date="2016-08-07T22:14:00Z"/>
        </w:rPr>
        <w:pPrChange w:id="92" w:author="Elizabeth Koshelev" w:date="2016-08-07T22:11:00Z">
          <w:pPr>
            <w:ind w:left="720"/>
          </w:pPr>
        </w:pPrChange>
      </w:pPr>
    </w:p>
    <w:p w14:paraId="64A5E4AA" w14:textId="6588C135" w:rsidR="00C93712" w:rsidRDefault="00C93712" w:rsidP="00F357D7">
      <w:pPr>
        <w:pStyle w:val="ListParagraph"/>
        <w:numPr>
          <w:ilvl w:val="0"/>
          <w:numId w:val="1"/>
        </w:numPr>
        <w:pPrChange w:id="93" w:author="Elizabeth Koshelev" w:date="2016-08-07T22:31:00Z">
          <w:pPr>
            <w:ind w:left="720"/>
          </w:pPr>
        </w:pPrChange>
      </w:pPr>
      <w:r w:rsidRPr="00F357D7">
        <w:rPr>
          <w:b/>
          <w:rPrChange w:id="94" w:author="Elizabeth Koshelev" w:date="2016-08-07T22:31:00Z">
            <w:rPr/>
          </w:rPrChange>
        </w:rPr>
        <w:t>Gaussian noise:</w:t>
      </w:r>
      <w:r>
        <w:t xml:space="preserve"> Gaussian white noise with a mean of 0 and a variance of .1</w:t>
      </w:r>
      <w:ins w:id="95" w:author="Elizabeth Koshelev" w:date="2016-08-07T22:00:00Z">
        <w:r w:rsidR="00180EAB">
          <w:t xml:space="preserve">, </w:t>
        </w:r>
      </w:ins>
      <w:ins w:id="96" w:author="Elizabeth Koshelev" w:date="2016-08-07T22:15:00Z">
        <w:r w:rsidR="009F7B9F">
          <w:t xml:space="preserve"> a type of </w:t>
        </w:r>
      </w:ins>
      <w:ins w:id="97" w:author="Elizabeth Koshelev" w:date="2016-08-07T22:00:00Z">
        <w:r w:rsidR="00180EAB">
          <w:t>additive noise</w:t>
        </w:r>
      </w:ins>
      <w:r w:rsidR="00C43EAA">
        <w:t>:</w:t>
      </w:r>
    </w:p>
    <w:p w14:paraId="4B4234DC" w14:textId="4612F196" w:rsidR="00BC1936" w:rsidRDefault="009F7B9F" w:rsidP="006B6D85">
      <w:pPr>
        <w:ind w:left="720"/>
      </w:pPr>
      <w:ins w:id="98" w:author="Elizabeth Koshelev" w:date="2016-08-07T22:13:00Z">
        <w:r>
          <w:rPr>
            <w:noProof/>
          </w:rPr>
          <w:drawing>
            <wp:anchor distT="0" distB="0" distL="114300" distR="114300" simplePos="0" relativeHeight="251689984" behindDoc="1" locked="0" layoutInCell="1" allowOverlap="1" wp14:anchorId="269E54C2" wp14:editId="02E04653">
              <wp:simplePos x="0" y="0"/>
              <wp:positionH relativeFrom="page">
                <wp:posOffset>2838450</wp:posOffset>
              </wp:positionH>
              <wp:positionV relativeFrom="paragraph">
                <wp:posOffset>6985</wp:posOffset>
              </wp:positionV>
              <wp:extent cx="2628900" cy="1327150"/>
              <wp:effectExtent l="0" t="0" r="0" b="6350"/>
              <wp:wrapTight wrapText="bothSides">
                <wp:wrapPolygon edited="0">
                  <wp:start x="0" y="0"/>
                  <wp:lineTo x="0" y="21393"/>
                  <wp:lineTo x="21443" y="21393"/>
                  <wp:lineTo x="2144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usex.png"/>
                      <pic:cNvPicPr/>
                    </pic:nvPicPr>
                    <pic:blipFill rotWithShape="1">
                      <a:blip r:embed="rId22">
                        <a:extLst>
                          <a:ext uri="{28A0092B-C50C-407E-A947-70E740481C1C}">
                            <a14:useLocalDpi xmlns:a14="http://schemas.microsoft.com/office/drawing/2010/main" val="0"/>
                          </a:ext>
                        </a:extLst>
                      </a:blip>
                      <a:srcRect l="10417" t="6577" r="10577" b="15431"/>
                      <a:stretch/>
                    </pic:blipFill>
                    <pic:spPr bwMode="auto">
                      <a:xfrm>
                        <a:off x="0" y="0"/>
                        <a:ext cx="2628900" cy="132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99" w:author="Elizabeth Koshelev" w:date="2016-08-07T22:10:00Z">
        <w:r w:rsidR="00BC1936" w:rsidDel="003F421E">
          <w:rPr>
            <w:noProof/>
          </w:rPr>
          <w:drawing>
            <wp:inline distT="0" distB="0" distL="0" distR="0" wp14:anchorId="7A6CD3D8" wp14:editId="6056B5A1">
              <wp:extent cx="3615913" cy="18500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us 1.png"/>
                      <pic:cNvPicPr/>
                    </pic:nvPicPr>
                    <pic:blipFill>
                      <a:blip r:embed="rId23">
                        <a:extLst>
                          <a:ext uri="{28A0092B-C50C-407E-A947-70E740481C1C}">
                            <a14:useLocalDpi xmlns:a14="http://schemas.microsoft.com/office/drawing/2010/main" val="0"/>
                          </a:ext>
                        </a:extLst>
                      </a:blip>
                      <a:stretch>
                        <a:fillRect/>
                      </a:stretch>
                    </pic:blipFill>
                    <pic:spPr>
                      <a:xfrm>
                        <a:off x="0" y="0"/>
                        <a:ext cx="3626866" cy="1855669"/>
                      </a:xfrm>
                      <a:prstGeom prst="rect">
                        <a:avLst/>
                      </a:prstGeom>
                    </pic:spPr>
                  </pic:pic>
                </a:graphicData>
              </a:graphic>
            </wp:inline>
          </w:drawing>
        </w:r>
      </w:del>
    </w:p>
    <w:p w14:paraId="1EE6961A" w14:textId="5C4E3709" w:rsidR="009F7B9F" w:rsidRDefault="009F7B9F" w:rsidP="003F421E">
      <w:pPr>
        <w:rPr>
          <w:ins w:id="100" w:author="Elizabeth Koshelev" w:date="2016-08-07T22:14:00Z"/>
        </w:rPr>
        <w:pPrChange w:id="101" w:author="Elizabeth Koshelev" w:date="2016-08-07T22:11:00Z">
          <w:pPr>
            <w:ind w:left="720"/>
          </w:pPr>
        </w:pPrChange>
      </w:pPr>
    </w:p>
    <w:p w14:paraId="0F1934BF" w14:textId="19D5136F" w:rsidR="009F7B9F" w:rsidRDefault="009F7B9F" w:rsidP="003F421E">
      <w:pPr>
        <w:rPr>
          <w:ins w:id="102" w:author="Elizabeth Koshelev" w:date="2016-08-07T22:14:00Z"/>
        </w:rPr>
        <w:pPrChange w:id="103" w:author="Elizabeth Koshelev" w:date="2016-08-07T22:11:00Z">
          <w:pPr>
            <w:ind w:left="720"/>
          </w:pPr>
        </w:pPrChange>
      </w:pPr>
    </w:p>
    <w:p w14:paraId="550939EF" w14:textId="77777777" w:rsidR="009F7B9F" w:rsidRDefault="009F7B9F" w:rsidP="003F421E">
      <w:pPr>
        <w:rPr>
          <w:ins w:id="104" w:author="Elizabeth Koshelev" w:date="2016-08-07T22:14:00Z"/>
        </w:rPr>
        <w:pPrChange w:id="105" w:author="Elizabeth Koshelev" w:date="2016-08-07T22:11:00Z">
          <w:pPr>
            <w:ind w:left="720"/>
          </w:pPr>
        </w:pPrChange>
      </w:pPr>
    </w:p>
    <w:p w14:paraId="50BBBEE9" w14:textId="72865281" w:rsidR="009F7B9F" w:rsidRDefault="009F7B9F" w:rsidP="003F421E">
      <w:pPr>
        <w:rPr>
          <w:ins w:id="106" w:author="Elizabeth Koshelev" w:date="2016-08-07T22:14:00Z"/>
        </w:rPr>
        <w:pPrChange w:id="107" w:author="Elizabeth Koshelev" w:date="2016-08-07T22:11:00Z">
          <w:pPr>
            <w:ind w:left="720"/>
          </w:pPr>
        </w:pPrChange>
      </w:pPr>
    </w:p>
    <w:p w14:paraId="45F2B35D" w14:textId="5FD55664" w:rsidR="00C93712" w:rsidRDefault="009F7B9F" w:rsidP="00F357D7">
      <w:pPr>
        <w:pStyle w:val="ListParagraph"/>
        <w:numPr>
          <w:ilvl w:val="0"/>
          <w:numId w:val="1"/>
        </w:numPr>
        <w:rPr>
          <w:ins w:id="108" w:author="Elizabeth Koshelev" w:date="2016-08-07T22:14:00Z"/>
        </w:rPr>
        <w:pPrChange w:id="109" w:author="Elizabeth Koshelev" w:date="2016-08-07T22:31:00Z">
          <w:pPr>
            <w:ind w:left="720"/>
          </w:pPr>
        </w:pPrChange>
      </w:pPr>
      <w:ins w:id="110" w:author="Elizabeth Koshelev" w:date="2016-08-07T22:15:00Z">
        <w:r w:rsidRPr="00F357D7">
          <w:rPr>
            <w:b/>
            <w:noProof/>
            <w:rPrChange w:id="111" w:author="Elizabeth Koshelev" w:date="2016-08-07T22:31:00Z">
              <w:rPr>
                <w:noProof/>
              </w:rPr>
            </w:rPrChange>
          </w:rPr>
          <w:drawing>
            <wp:anchor distT="0" distB="0" distL="114300" distR="114300" simplePos="0" relativeHeight="251691008" behindDoc="1" locked="0" layoutInCell="1" allowOverlap="1" wp14:anchorId="13290371" wp14:editId="66848D20">
              <wp:simplePos x="0" y="0"/>
              <wp:positionH relativeFrom="column">
                <wp:posOffset>1924050</wp:posOffset>
              </wp:positionH>
              <wp:positionV relativeFrom="paragraph">
                <wp:posOffset>217805</wp:posOffset>
              </wp:positionV>
              <wp:extent cx="2708275" cy="1362075"/>
              <wp:effectExtent l="0" t="0" r="0" b="9525"/>
              <wp:wrapTight wrapText="bothSides">
                <wp:wrapPolygon edited="0">
                  <wp:start x="0" y="0"/>
                  <wp:lineTo x="0" y="21449"/>
                  <wp:lineTo x="21423" y="21449"/>
                  <wp:lineTo x="214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ltex.png"/>
                      <pic:cNvPicPr/>
                    </pic:nvPicPr>
                    <pic:blipFill rotWithShape="1">
                      <a:blip r:embed="rId24">
                        <a:extLst>
                          <a:ext uri="{28A0092B-C50C-407E-A947-70E740481C1C}">
                            <a14:useLocalDpi xmlns:a14="http://schemas.microsoft.com/office/drawing/2010/main" val="0"/>
                          </a:ext>
                        </a:extLst>
                      </a:blip>
                      <a:srcRect l="10898" t="7831" r="11057" b="15431"/>
                      <a:stretch/>
                    </pic:blipFill>
                    <pic:spPr bwMode="auto">
                      <a:xfrm>
                        <a:off x="0" y="0"/>
                        <a:ext cx="270827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C93712" w:rsidRPr="00F357D7">
        <w:rPr>
          <w:b/>
          <w:rPrChange w:id="112" w:author="Elizabeth Koshelev" w:date="2016-08-07T22:31:00Z">
            <w:rPr/>
          </w:rPrChange>
        </w:rPr>
        <w:t>Salt &amp; Pepper Noise:</w:t>
      </w:r>
      <w:r w:rsidR="00C93712">
        <w:t xml:space="preserve"> On and off pixels, with a noise density of .</w:t>
      </w:r>
      <w:ins w:id="113" w:author="Elizabeth Koshelev" w:date="2016-08-07T22:05:00Z">
        <w:r w:rsidR="003F421E">
          <w:t>2</w:t>
        </w:r>
      </w:ins>
      <w:del w:id="114" w:author="Elizabeth Koshelev" w:date="2016-08-07T22:05:00Z">
        <w:r w:rsidR="00C93712" w:rsidDel="003F421E">
          <w:delText>3</w:delText>
        </w:r>
      </w:del>
      <w:ins w:id="115" w:author="Elizabeth Koshelev" w:date="2016-08-07T22:00:00Z">
        <w:r w:rsidR="00180EAB">
          <w:t>,</w:t>
        </w:r>
      </w:ins>
      <w:ins w:id="116" w:author="Elizabeth Koshelev" w:date="2016-08-07T22:38:00Z">
        <w:r w:rsidR="001973D2">
          <w:t xml:space="preserve"> a type of</w:t>
        </w:r>
      </w:ins>
      <w:ins w:id="117" w:author="Elizabeth Koshelev" w:date="2016-08-07T22:00:00Z">
        <w:r w:rsidR="00180EAB">
          <w:t xml:space="preserve"> additive noise</w:t>
        </w:r>
      </w:ins>
      <w:r w:rsidR="00C43EAA">
        <w:t>:</w:t>
      </w:r>
    </w:p>
    <w:p w14:paraId="4D97CE3B" w14:textId="46D5963A" w:rsidR="009F7B9F" w:rsidRDefault="009F7B9F" w:rsidP="003F421E">
      <w:pPr>
        <w:pPrChange w:id="118" w:author="Elizabeth Koshelev" w:date="2016-08-07T22:11:00Z">
          <w:pPr>
            <w:ind w:left="720"/>
          </w:pPr>
        </w:pPrChange>
      </w:pPr>
    </w:p>
    <w:p w14:paraId="32115392" w14:textId="7DC498D6" w:rsidR="009F7B9F" w:rsidRDefault="009F7B9F" w:rsidP="003F421E">
      <w:pPr>
        <w:rPr>
          <w:ins w:id="119" w:author="Elizabeth Koshelev" w:date="2016-08-07T22:15:00Z"/>
        </w:rPr>
        <w:pPrChange w:id="120" w:author="Elizabeth Koshelev" w:date="2016-08-07T22:11:00Z">
          <w:pPr>
            <w:ind w:left="720"/>
          </w:pPr>
        </w:pPrChange>
      </w:pPr>
    </w:p>
    <w:p w14:paraId="5DBFC4E1" w14:textId="42A71C45" w:rsidR="009F7B9F" w:rsidRDefault="009F7B9F" w:rsidP="003F421E">
      <w:pPr>
        <w:rPr>
          <w:ins w:id="121" w:author="Elizabeth Koshelev" w:date="2016-08-07T22:15:00Z"/>
        </w:rPr>
        <w:pPrChange w:id="122" w:author="Elizabeth Koshelev" w:date="2016-08-07T22:11:00Z">
          <w:pPr>
            <w:ind w:left="720"/>
          </w:pPr>
        </w:pPrChange>
      </w:pPr>
    </w:p>
    <w:p w14:paraId="20F0D876" w14:textId="2D882C36" w:rsidR="009F7B9F" w:rsidRDefault="009F7B9F" w:rsidP="003F421E">
      <w:pPr>
        <w:rPr>
          <w:ins w:id="123" w:author="Elizabeth Koshelev" w:date="2016-08-07T22:15:00Z"/>
        </w:rPr>
        <w:pPrChange w:id="124" w:author="Elizabeth Koshelev" w:date="2016-08-07T22:11:00Z">
          <w:pPr>
            <w:ind w:left="720"/>
          </w:pPr>
        </w:pPrChange>
      </w:pPr>
    </w:p>
    <w:p w14:paraId="52ACEFD9" w14:textId="497E5765" w:rsidR="009F7B9F" w:rsidRDefault="009F7B9F" w:rsidP="003F421E">
      <w:pPr>
        <w:rPr>
          <w:ins w:id="125" w:author="Elizabeth Koshelev" w:date="2016-08-07T22:15:00Z"/>
        </w:rPr>
        <w:pPrChange w:id="126" w:author="Elizabeth Koshelev" w:date="2016-08-07T22:11:00Z">
          <w:pPr>
            <w:ind w:left="720"/>
          </w:pPr>
        </w:pPrChange>
      </w:pPr>
    </w:p>
    <w:p w14:paraId="1FE95226" w14:textId="15F47FBE" w:rsidR="00F757E6" w:rsidRDefault="003F2948" w:rsidP="00F357D7">
      <w:pPr>
        <w:pStyle w:val="ListParagraph"/>
        <w:numPr>
          <w:ilvl w:val="0"/>
          <w:numId w:val="1"/>
        </w:numPr>
        <w:rPr>
          <w:ins w:id="127" w:author="Elizabeth Koshelev" w:date="2016-08-07T21:24:00Z"/>
        </w:rPr>
        <w:pPrChange w:id="128" w:author="Elizabeth Koshelev" w:date="2016-08-07T22:31:00Z">
          <w:pPr>
            <w:ind w:left="720"/>
          </w:pPr>
        </w:pPrChange>
      </w:pPr>
      <w:ins w:id="129" w:author="Elizabeth Koshelev" w:date="2016-08-07T21:09:00Z">
        <w:r w:rsidRPr="00F357D7">
          <w:rPr>
            <w:b/>
            <w:rPrChange w:id="130" w:author="Elizabeth Koshelev" w:date="2016-08-07T22:31:00Z">
              <w:rPr/>
            </w:rPrChange>
          </w:rPr>
          <w:t>Poisson Noise:</w:t>
        </w:r>
        <w:r>
          <w:t xml:space="preserve"> </w:t>
        </w:r>
      </w:ins>
      <w:ins w:id="131" w:author="Elizabeth Koshelev" w:date="2016-08-07T22:11:00Z">
        <w:r w:rsidR="003F421E">
          <w:t>A type of noise that mimics electronic noise</w:t>
        </w:r>
      </w:ins>
      <w:ins w:id="132" w:author="Elizabeth Koshelev" w:date="2016-08-07T22:38:00Z">
        <w:r w:rsidR="001973D2">
          <w:t>, also a type of additive noise</w:t>
        </w:r>
      </w:ins>
      <w:ins w:id="133" w:author="Elizabeth Koshelev" w:date="2016-08-07T22:11:00Z">
        <w:r w:rsidR="003F421E">
          <w:t>:</w:t>
        </w:r>
      </w:ins>
      <w:moveToRangeStart w:id="134" w:author="Elizabeth Koshelev" w:date="2016-08-07T22:03:00Z" w:name="move458368427"/>
      <w:moveTo w:id="135" w:author="Elizabeth Koshelev" w:date="2016-08-07T22:03:00Z">
        <w:del w:id="136" w:author="Elizabeth Koshelev" w:date="2016-08-07T22:10:00Z">
          <w:r w:rsidR="003F421E" w:rsidDel="003F421E">
            <w:rPr>
              <w:noProof/>
            </w:rPr>
            <w:drawing>
              <wp:inline distT="0" distB="0" distL="0" distR="0" wp14:anchorId="5C9DDF97" wp14:editId="29983D53">
                <wp:extent cx="3615913" cy="185006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lt 1.png"/>
                        <pic:cNvPicPr/>
                      </pic:nvPicPr>
                      <pic:blipFill>
                        <a:blip r:embed="rId25">
                          <a:extLst>
                            <a:ext uri="{28A0092B-C50C-407E-A947-70E740481C1C}">
                              <a14:useLocalDpi xmlns:a14="http://schemas.microsoft.com/office/drawing/2010/main" val="0"/>
                            </a:ext>
                          </a:extLst>
                        </a:blip>
                        <a:stretch>
                          <a:fillRect/>
                        </a:stretch>
                      </pic:blipFill>
                      <pic:spPr>
                        <a:xfrm>
                          <a:off x="0" y="0"/>
                          <a:ext cx="3636401" cy="1860548"/>
                        </a:xfrm>
                        <a:prstGeom prst="rect">
                          <a:avLst/>
                        </a:prstGeom>
                      </pic:spPr>
                    </pic:pic>
                  </a:graphicData>
                </a:graphic>
              </wp:inline>
            </w:drawing>
          </w:r>
        </w:del>
      </w:moveTo>
      <w:moveToRangeEnd w:id="134"/>
    </w:p>
    <w:p w14:paraId="1213ADEF" w14:textId="66EF6903" w:rsidR="00F757E6" w:rsidRDefault="00F757E6" w:rsidP="00F757E6">
      <w:pPr>
        <w:rPr>
          <w:ins w:id="137" w:author="Elizabeth Koshelev" w:date="2016-08-07T21:24:00Z"/>
        </w:rPr>
        <w:pPrChange w:id="138" w:author="Elizabeth Koshelev" w:date="2016-08-07T21:24:00Z">
          <w:pPr>
            <w:ind w:left="720"/>
          </w:pPr>
        </w:pPrChange>
      </w:pPr>
    </w:p>
    <w:p w14:paraId="1804743B" w14:textId="099C80EB" w:rsidR="00F757E6" w:rsidRDefault="009F7B9F" w:rsidP="00F757E6">
      <w:pPr>
        <w:rPr>
          <w:ins w:id="139" w:author="Elizabeth Koshelev" w:date="2016-08-07T21:24:00Z"/>
        </w:rPr>
        <w:pPrChange w:id="140" w:author="Elizabeth Koshelev" w:date="2016-08-07T21:24:00Z">
          <w:pPr>
            <w:ind w:left="720"/>
          </w:pPr>
        </w:pPrChange>
      </w:pPr>
      <w:ins w:id="141" w:author="Elizabeth Koshelev" w:date="2016-08-07T22:16:00Z">
        <w:r>
          <w:rPr>
            <w:noProof/>
          </w:rPr>
          <w:lastRenderedPageBreak/>
          <w:drawing>
            <wp:anchor distT="0" distB="0" distL="114300" distR="114300" simplePos="0" relativeHeight="251692032" behindDoc="1" locked="0" layoutInCell="1" allowOverlap="1" wp14:anchorId="08A8246D" wp14:editId="499A8880">
              <wp:simplePos x="0" y="0"/>
              <wp:positionH relativeFrom="column">
                <wp:posOffset>1881505</wp:posOffset>
              </wp:positionH>
              <wp:positionV relativeFrom="paragraph">
                <wp:posOffset>-222250</wp:posOffset>
              </wp:positionV>
              <wp:extent cx="2750820" cy="1400175"/>
              <wp:effectExtent l="0" t="0" r="0" b="9525"/>
              <wp:wrapTight wrapText="bothSides">
                <wp:wrapPolygon edited="0">
                  <wp:start x="0" y="0"/>
                  <wp:lineTo x="0" y="21453"/>
                  <wp:lineTo x="21391" y="21453"/>
                  <wp:lineTo x="2139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isex.png"/>
                      <pic:cNvPicPr/>
                    </pic:nvPicPr>
                    <pic:blipFill rotWithShape="1">
                      <a:blip r:embed="rId26">
                        <a:extLst>
                          <a:ext uri="{28A0092B-C50C-407E-A947-70E740481C1C}">
                            <a14:useLocalDpi xmlns:a14="http://schemas.microsoft.com/office/drawing/2010/main" val="0"/>
                          </a:ext>
                        </a:extLst>
                      </a:blip>
                      <a:srcRect l="10577" t="6577" r="10736" b="15118"/>
                      <a:stretch/>
                    </pic:blipFill>
                    <pic:spPr bwMode="auto">
                      <a:xfrm>
                        <a:off x="0" y="0"/>
                        <a:ext cx="275082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25F8A296" w14:textId="77777777" w:rsidR="009F7B9F" w:rsidRDefault="009F7B9F" w:rsidP="00F757E6">
      <w:pPr>
        <w:rPr>
          <w:ins w:id="142" w:author="Elizabeth Koshelev" w:date="2016-08-07T22:17:00Z"/>
        </w:rPr>
        <w:pPrChange w:id="143" w:author="Elizabeth Koshelev" w:date="2016-08-07T21:24:00Z">
          <w:pPr>
            <w:ind w:left="720"/>
          </w:pPr>
        </w:pPrChange>
      </w:pPr>
    </w:p>
    <w:p w14:paraId="4E821754" w14:textId="77777777" w:rsidR="009F7B9F" w:rsidRDefault="009F7B9F" w:rsidP="00F757E6">
      <w:pPr>
        <w:rPr>
          <w:ins w:id="144" w:author="Elizabeth Koshelev" w:date="2016-08-07T22:17:00Z"/>
        </w:rPr>
        <w:pPrChange w:id="145" w:author="Elizabeth Koshelev" w:date="2016-08-07T21:24:00Z">
          <w:pPr>
            <w:ind w:left="720"/>
          </w:pPr>
        </w:pPrChange>
      </w:pPr>
    </w:p>
    <w:p w14:paraId="09AB2BBB" w14:textId="77777777" w:rsidR="00F357D7" w:rsidRDefault="00F357D7" w:rsidP="00F757E6">
      <w:pPr>
        <w:rPr>
          <w:ins w:id="146" w:author="Elizabeth Koshelev" w:date="2016-08-07T22:31:00Z"/>
        </w:rPr>
        <w:pPrChange w:id="147" w:author="Elizabeth Koshelev" w:date="2016-08-07T21:24:00Z">
          <w:pPr>
            <w:ind w:left="720"/>
          </w:pPr>
        </w:pPrChange>
      </w:pPr>
    </w:p>
    <w:p w14:paraId="06B965C0" w14:textId="77777777" w:rsidR="00F357D7" w:rsidRDefault="00F357D7" w:rsidP="00F757E6">
      <w:pPr>
        <w:rPr>
          <w:ins w:id="148" w:author="Elizabeth Koshelev" w:date="2016-08-07T22:31:00Z"/>
        </w:rPr>
        <w:pPrChange w:id="149" w:author="Elizabeth Koshelev" w:date="2016-08-07T21:24:00Z">
          <w:pPr>
            <w:ind w:left="720"/>
          </w:pPr>
        </w:pPrChange>
      </w:pPr>
    </w:p>
    <w:p w14:paraId="2EDDA28C" w14:textId="4B586F8F" w:rsidR="0076376F" w:rsidRDefault="0076376F" w:rsidP="00F757E6">
      <w:pPr>
        <w:rPr>
          <w:ins w:id="150" w:author="Elizabeth Koshelev" w:date="2016-08-07T21:39:00Z"/>
        </w:rPr>
        <w:pPrChange w:id="151" w:author="Elizabeth Koshelev" w:date="2016-08-07T21:24:00Z">
          <w:pPr>
            <w:ind w:left="720"/>
          </w:pPr>
        </w:pPrChange>
      </w:pPr>
      <w:ins w:id="152" w:author="Elizabeth Koshelev" w:date="2016-08-07T21:39:00Z">
        <w:r w:rsidRPr="00F357D7">
          <w:rPr>
            <w:b/>
            <w:noProof/>
            <w:rPrChange w:id="153" w:author="Elizabeth Koshelev" w:date="2016-08-07T22:32:00Z">
              <w:rPr>
                <w:noProof/>
              </w:rPr>
            </w:rPrChange>
          </w:rPr>
          <w:drawing>
            <wp:anchor distT="0" distB="0" distL="114300" distR="114300" simplePos="0" relativeHeight="251685888" behindDoc="1" locked="0" layoutInCell="1" allowOverlap="1" wp14:anchorId="0F5168C0" wp14:editId="43B77B6D">
              <wp:simplePos x="0" y="0"/>
              <wp:positionH relativeFrom="column">
                <wp:posOffset>2085975</wp:posOffset>
              </wp:positionH>
              <wp:positionV relativeFrom="paragraph">
                <wp:posOffset>556260</wp:posOffset>
              </wp:positionV>
              <wp:extent cx="1485900" cy="676275"/>
              <wp:effectExtent l="0" t="0" r="0" b="9525"/>
              <wp:wrapTight wrapText="bothSides">
                <wp:wrapPolygon edited="0">
                  <wp:start x="0" y="0"/>
                  <wp:lineTo x="0" y="21296"/>
                  <wp:lineTo x="21323" y="21296"/>
                  <wp:lineTo x="213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ins>
      <w:ins w:id="154" w:author="Elizabeth Koshelev" w:date="2016-08-07T22:32:00Z">
        <w:r w:rsidR="00F357D7" w:rsidRPr="00F357D7">
          <w:rPr>
            <w:b/>
            <w:rPrChange w:id="155" w:author="Elizabeth Koshelev" w:date="2016-08-07T22:32:00Z">
              <w:rPr/>
            </w:rPrChange>
          </w:rPr>
          <w:t>Step 2:</w:t>
        </w:r>
        <w:r w:rsidR="00F357D7">
          <w:t xml:space="preserve"> </w:t>
        </w:r>
      </w:ins>
      <w:ins w:id="156" w:author="Elizabeth Koshelev" w:date="2016-08-07T21:25:00Z">
        <w:r w:rsidR="009F7B9F">
          <w:t>T</w:t>
        </w:r>
        <w:r w:rsidR="00F757E6">
          <w:t>he images were normalized</w:t>
        </w:r>
      </w:ins>
      <w:ins w:id="157" w:author="Elizabeth Koshelev" w:date="2016-08-07T21:39:00Z">
        <w:r>
          <w:t xml:space="preserve"> through the following steps:</w:t>
        </w:r>
      </w:ins>
      <w:ins w:id="158" w:author="Elizabeth Koshelev" w:date="2016-08-07T21:25:00Z">
        <w:r w:rsidR="00F757E6">
          <w:t xml:space="preserve"> </w:t>
        </w:r>
      </w:ins>
    </w:p>
    <w:p w14:paraId="0DB8EFA6" w14:textId="46B1CAC3" w:rsidR="00F757E6" w:rsidRDefault="0076376F" w:rsidP="00F357D7">
      <w:pPr>
        <w:pStyle w:val="ListParagraph"/>
        <w:numPr>
          <w:ilvl w:val="0"/>
          <w:numId w:val="2"/>
        </w:numPr>
        <w:rPr>
          <w:ins w:id="159" w:author="Elizabeth Koshelev" w:date="2016-08-07T21:26:00Z"/>
        </w:rPr>
        <w:pPrChange w:id="160" w:author="Elizabeth Koshelev" w:date="2016-08-07T22:32:00Z">
          <w:pPr>
            <w:ind w:left="720"/>
          </w:pPr>
        </w:pPrChange>
      </w:pPr>
      <w:ins w:id="161" w:author="Elizabeth Koshelev" w:date="2016-08-07T21:39:00Z">
        <w:r>
          <w:t>Find the Frobenious norm for each image through the following equation:</w:t>
        </w:r>
      </w:ins>
      <w:bookmarkStart w:id="162" w:name="_GoBack"/>
      <w:bookmarkEnd w:id="162"/>
    </w:p>
    <w:p w14:paraId="0AD7CFA7" w14:textId="7B60652E" w:rsidR="00BC1936" w:rsidDel="00F757E6" w:rsidRDefault="00BC1936" w:rsidP="00F757E6">
      <w:pPr>
        <w:rPr>
          <w:del w:id="163" w:author="Elizabeth Koshelev" w:date="2016-08-07T21:28:00Z"/>
        </w:rPr>
        <w:pPrChange w:id="164" w:author="Elizabeth Koshelev" w:date="2016-08-07T21:24:00Z">
          <w:pPr>
            <w:ind w:left="720"/>
          </w:pPr>
        </w:pPrChange>
      </w:pPr>
      <w:moveFromRangeStart w:id="165" w:author="Elizabeth Koshelev" w:date="2016-08-07T22:03:00Z" w:name="move458368427"/>
      <w:moveFrom w:id="166" w:author="Elizabeth Koshelev" w:date="2016-08-07T22:03:00Z">
        <w:r w:rsidDel="00F757E6">
          <w:rPr>
            <w:noProof/>
          </w:rPr>
          <w:drawing>
            <wp:inline distT="0" distB="0" distL="0" distR="0" wp14:anchorId="17283357" wp14:editId="48850F23">
              <wp:extent cx="3615913" cy="18500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lt 1.png"/>
                      <pic:cNvPicPr/>
                    </pic:nvPicPr>
                    <pic:blipFill>
                      <a:blip r:embed="rId25">
                        <a:extLst>
                          <a:ext uri="{28A0092B-C50C-407E-A947-70E740481C1C}">
                            <a14:useLocalDpi xmlns:a14="http://schemas.microsoft.com/office/drawing/2010/main" val="0"/>
                          </a:ext>
                        </a:extLst>
                      </a:blip>
                      <a:stretch>
                        <a:fillRect/>
                      </a:stretch>
                    </pic:blipFill>
                    <pic:spPr>
                      <a:xfrm>
                        <a:off x="0" y="0"/>
                        <a:ext cx="3636401" cy="1860548"/>
                      </a:xfrm>
                      <a:prstGeom prst="rect">
                        <a:avLst/>
                      </a:prstGeom>
                    </pic:spPr>
                  </pic:pic>
                </a:graphicData>
              </a:graphic>
            </wp:inline>
          </w:drawing>
        </w:r>
      </w:moveFrom>
      <w:moveFromRangeEnd w:id="165"/>
    </w:p>
    <w:p w14:paraId="1445FD7B" w14:textId="3BDB013C" w:rsidR="00C93712" w:rsidDel="0076376F" w:rsidRDefault="00C93712" w:rsidP="0076376F">
      <w:pPr>
        <w:rPr>
          <w:del w:id="167" w:author="Elizabeth Koshelev" w:date="2016-08-07T21:49:00Z"/>
        </w:rPr>
        <w:pPrChange w:id="168" w:author="Elizabeth Koshelev" w:date="2016-08-07T21:49:00Z">
          <w:pPr>
            <w:ind w:left="720"/>
          </w:pPr>
        </w:pPrChange>
      </w:pPr>
    </w:p>
    <w:p w14:paraId="0D84997E" w14:textId="77777777" w:rsidR="0076376F" w:rsidRDefault="0076376F" w:rsidP="0076376F">
      <w:pPr>
        <w:rPr>
          <w:ins w:id="169" w:author="Elizabeth Koshelev" w:date="2016-08-07T21:49:00Z"/>
        </w:rPr>
        <w:pPrChange w:id="170" w:author="Elizabeth Koshelev" w:date="2016-08-07T21:49:00Z">
          <w:pPr>
            <w:ind w:left="720"/>
          </w:pPr>
        </w:pPrChange>
      </w:pPr>
    </w:p>
    <w:p w14:paraId="33012D53" w14:textId="5FEE1128" w:rsidR="0076376F" w:rsidRDefault="0076376F" w:rsidP="0076376F">
      <w:pPr>
        <w:rPr>
          <w:ins w:id="171" w:author="Elizabeth Koshelev" w:date="2016-08-07T21:49:00Z"/>
        </w:rPr>
        <w:pPrChange w:id="172" w:author="Elizabeth Koshelev" w:date="2016-08-07T21:49:00Z">
          <w:pPr>
            <w:ind w:left="720"/>
          </w:pPr>
        </w:pPrChange>
      </w:pPr>
    </w:p>
    <w:p w14:paraId="4F34859E" w14:textId="5B1461D6" w:rsidR="0076376F" w:rsidRDefault="0076376F" w:rsidP="0076376F">
      <w:pPr>
        <w:rPr>
          <w:ins w:id="173" w:author="Elizabeth Koshelev" w:date="2016-08-07T21:49:00Z"/>
        </w:rPr>
        <w:pPrChange w:id="174" w:author="Elizabeth Koshelev" w:date="2016-08-07T21:49:00Z">
          <w:pPr>
            <w:ind w:left="720"/>
          </w:pPr>
        </w:pPrChange>
      </w:pPr>
    </w:p>
    <w:p w14:paraId="5C1A19EB" w14:textId="47338202" w:rsidR="00727B79" w:rsidRDefault="0076376F" w:rsidP="00F357D7">
      <w:pPr>
        <w:pStyle w:val="ListParagraph"/>
        <w:numPr>
          <w:ilvl w:val="0"/>
          <w:numId w:val="2"/>
        </w:numPr>
        <w:rPr>
          <w:ins w:id="175" w:author="Elizabeth Koshelev" w:date="2016-08-07T21:40:00Z"/>
        </w:rPr>
        <w:pPrChange w:id="176" w:author="Elizabeth Koshelev" w:date="2016-08-07T22:32:00Z">
          <w:pPr>
            <w:ind w:left="720"/>
          </w:pPr>
        </w:pPrChange>
      </w:pPr>
      <w:del w:id="177" w:author="Elizabeth Koshelev" w:date="2016-08-07T21:55:00Z">
        <w:r w:rsidDel="00180EAB">
          <w:rPr>
            <w:noProof/>
          </w:rPr>
          <w:drawing>
            <wp:anchor distT="0" distB="0" distL="114300" distR="114300" simplePos="0" relativeHeight="251686912" behindDoc="1" locked="0" layoutInCell="1" allowOverlap="1" wp14:anchorId="0E6B4666" wp14:editId="4E8B3143">
              <wp:simplePos x="0" y="0"/>
              <wp:positionH relativeFrom="margin">
                <wp:posOffset>295275</wp:posOffset>
              </wp:positionH>
              <wp:positionV relativeFrom="paragraph">
                <wp:posOffset>447675</wp:posOffset>
              </wp:positionV>
              <wp:extent cx="5486400" cy="2676525"/>
              <wp:effectExtent l="0" t="0" r="0" b="9525"/>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del>
      <w:ins w:id="178" w:author="Elizabeth Koshelev" w:date="2016-08-07T22:32:00Z">
        <w:r w:rsidR="00F357D7">
          <w:rPr>
            <w:noProof/>
          </w:rPr>
          <w:t>Divide</w:t>
        </w:r>
      </w:ins>
      <w:ins w:id="179" w:author="Elizabeth Koshelev" w:date="2016-08-07T21:40:00Z">
        <w:r>
          <w:t xml:space="preserve"> each pixel by the Frobenious norm of the</w:t>
        </w:r>
      </w:ins>
      <w:ins w:id="180" w:author="Elizabeth Koshelev" w:date="2016-08-07T21:41:00Z">
        <w:r>
          <w:t xml:space="preserve"> corresponding</w:t>
        </w:r>
      </w:ins>
      <w:ins w:id="181" w:author="Elizabeth Koshelev" w:date="2016-08-07T21:40:00Z">
        <w:r>
          <w:t xml:space="preserve"> image and multiply by the Frobenious norm of the speckle image</w:t>
        </w:r>
      </w:ins>
    </w:p>
    <w:p w14:paraId="22985C8D" w14:textId="04150F80" w:rsidR="00F357D7" w:rsidRDefault="00F357D7" w:rsidP="00F357D7">
      <w:pPr>
        <w:rPr>
          <w:ins w:id="182" w:author="Elizabeth Koshelev" w:date="2016-08-07T22:33:00Z"/>
        </w:rPr>
        <w:pPrChange w:id="183" w:author="Elizabeth Koshelev" w:date="2016-08-07T22:32:00Z">
          <w:pPr>
            <w:ind w:left="720"/>
          </w:pPr>
        </w:pPrChange>
      </w:pPr>
      <w:ins w:id="184" w:author="Elizabeth Koshelev" w:date="2016-08-07T22:32:00Z">
        <w:r>
          <w:rPr>
            <w:b/>
          </w:rPr>
          <w:t>Step 3</w:t>
        </w:r>
        <w:r w:rsidRPr="00664AF3">
          <w:rPr>
            <w:b/>
          </w:rPr>
          <w:t>:</w:t>
        </w:r>
        <w:r>
          <w:t xml:space="preserve"> Run images through network and compare the output to the ground truth.</w:t>
        </w:r>
      </w:ins>
    </w:p>
    <w:p w14:paraId="17CFEA5C" w14:textId="24FCEACF" w:rsidR="00F357D7" w:rsidRPr="00F357D7" w:rsidRDefault="00F357D7" w:rsidP="00F357D7">
      <w:pPr>
        <w:rPr>
          <w:ins w:id="185" w:author="Elizabeth Koshelev" w:date="2016-08-07T22:32:00Z"/>
          <w:rPrChange w:id="186" w:author="Elizabeth Koshelev" w:date="2016-08-07T22:33:00Z">
            <w:rPr>
              <w:ins w:id="187" w:author="Elizabeth Koshelev" w:date="2016-08-07T22:32:00Z"/>
            </w:rPr>
          </w:rPrChange>
        </w:rPr>
        <w:pPrChange w:id="188" w:author="Elizabeth Koshelev" w:date="2016-08-07T22:32:00Z">
          <w:pPr>
            <w:ind w:left="720"/>
          </w:pPr>
        </w:pPrChange>
      </w:pPr>
      <w:ins w:id="189" w:author="Elizabeth Koshelev" w:date="2016-08-07T22:33:00Z">
        <w:r>
          <w:rPr>
            <w:b/>
          </w:rPr>
          <w:t xml:space="preserve">Step 4: </w:t>
        </w:r>
        <w:r w:rsidR="00AD430F">
          <w:t>Repeat experiment 1</w:t>
        </w:r>
        <w:r>
          <w:t xml:space="preserve"> with Gaussian </w:t>
        </w:r>
        <w:r w:rsidR="00AD430F">
          <w:t>noise, speckle noise, and salt &amp; pepper noise</w:t>
        </w:r>
      </w:ins>
      <w:ins w:id="190" w:author="Elizabeth Koshelev" w:date="2016-08-07T22:34:00Z">
        <w:r w:rsidR="00AD430F">
          <w:t>, without normalizing the images this time to observe how the network responds to each noise independently.</w:t>
        </w:r>
      </w:ins>
    </w:p>
    <w:p w14:paraId="6FF7EB8D" w14:textId="1CDAFAB0" w:rsidR="00F357D7" w:rsidRPr="00F357D7" w:rsidRDefault="00F357D7" w:rsidP="00F357D7">
      <w:pPr>
        <w:rPr>
          <w:b/>
          <w:rPrChange w:id="191" w:author="Elizabeth Koshelev" w:date="2016-08-07T22:33:00Z">
            <w:rPr/>
          </w:rPrChange>
        </w:rPr>
        <w:pPrChange w:id="192" w:author="Elizabeth Koshelev" w:date="2016-08-07T22:32:00Z">
          <w:pPr>
            <w:ind w:left="720"/>
          </w:pPr>
        </w:pPrChange>
      </w:pPr>
      <w:ins w:id="193" w:author="Elizabeth Koshelev" w:date="2016-08-07T21:55:00Z">
        <w:r>
          <w:rPr>
            <w:noProof/>
          </w:rPr>
          <w:drawing>
            <wp:anchor distT="0" distB="0" distL="114300" distR="114300" simplePos="0" relativeHeight="251687936" behindDoc="1" locked="0" layoutInCell="1" allowOverlap="1" wp14:anchorId="1A7C59CC" wp14:editId="07F75B80">
              <wp:simplePos x="0" y="0"/>
              <wp:positionH relativeFrom="margin">
                <wp:posOffset>-635</wp:posOffset>
              </wp:positionH>
              <wp:positionV relativeFrom="paragraph">
                <wp:posOffset>377825</wp:posOffset>
              </wp:positionV>
              <wp:extent cx="5686425" cy="2533650"/>
              <wp:effectExtent l="0" t="0" r="9525" b="0"/>
              <wp:wrapTight wrapText="bothSides">
                <wp:wrapPolygon edited="0">
                  <wp:start x="0" y="0"/>
                  <wp:lineTo x="0" y="21438"/>
                  <wp:lineTo x="21564" y="21438"/>
                  <wp:lineTo x="21564" y="0"/>
                  <wp:lineTo x="0" y="0"/>
                </wp:wrapPolygon>
              </wp:wrapTight>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ins>
      <w:ins w:id="194" w:author="Elizabeth Koshelev" w:date="2016-08-07T22:33:00Z">
        <w:r>
          <w:rPr>
            <w:b/>
          </w:rPr>
          <w:t>Results:</w:t>
        </w:r>
      </w:ins>
    </w:p>
    <w:p w14:paraId="70613C16" w14:textId="18285B5D" w:rsidR="00727B79" w:rsidDel="00AD430F" w:rsidRDefault="00727B79" w:rsidP="006B6D85">
      <w:pPr>
        <w:ind w:left="720"/>
        <w:rPr>
          <w:del w:id="195" w:author="Elizabeth Koshelev" w:date="2016-08-07T22:35:00Z"/>
        </w:rPr>
      </w:pPr>
      <w:del w:id="196" w:author="Elizabeth Koshelev" w:date="2016-08-07T22:35:00Z">
        <w:r w:rsidDel="00AD430F">
          <w:lastRenderedPageBreak/>
          <w:delText>As well as comparing the types of noise to the PCC for each set of artificial images, I compared the density of salt and pepper noise to the PCC on set 1, the variance of the Gaussian noise to the PCC, and the variance of the speckle noise to the PCC to confirm the results of experiment 1 for other types of noise.</w:delText>
        </w:r>
      </w:del>
    </w:p>
    <w:p w14:paraId="5D4B1186" w14:textId="77777777" w:rsidR="00727B79" w:rsidRDefault="00727B79" w:rsidP="0091175B">
      <w:pPr>
        <w:ind w:left="720"/>
        <w:jc w:val="center"/>
        <w:pPrChange w:id="197" w:author="Elizabeth Koshelev" w:date="2016-08-07T22:36:00Z">
          <w:pPr>
            <w:ind w:left="720"/>
          </w:pPr>
        </w:pPrChange>
      </w:pPr>
      <w:r>
        <w:rPr>
          <w:noProof/>
        </w:rPr>
        <w:drawing>
          <wp:inline distT="0" distB="0" distL="0" distR="0" wp14:anchorId="7F4D2340" wp14:editId="4D4E538C">
            <wp:extent cx="3400425" cy="2124075"/>
            <wp:effectExtent l="0" t="0" r="9525" b="952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3EC337F" w14:textId="77777777" w:rsidR="00727B79" w:rsidRDefault="00727B79" w:rsidP="0091175B">
      <w:pPr>
        <w:ind w:left="720"/>
        <w:jc w:val="center"/>
        <w:pPrChange w:id="198" w:author="Elizabeth Koshelev" w:date="2016-08-07T22:36:00Z">
          <w:pPr>
            <w:ind w:left="720"/>
          </w:pPr>
        </w:pPrChange>
      </w:pPr>
      <w:r>
        <w:rPr>
          <w:noProof/>
        </w:rPr>
        <w:drawing>
          <wp:inline distT="0" distB="0" distL="0" distR="0" wp14:anchorId="50E80118" wp14:editId="6F7ECA63">
            <wp:extent cx="3505200" cy="196215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80659B" w14:textId="77777777" w:rsidR="00727B79" w:rsidRDefault="00727B79" w:rsidP="0091175B">
      <w:pPr>
        <w:ind w:left="720"/>
        <w:jc w:val="center"/>
        <w:pPrChange w:id="199" w:author="Elizabeth Koshelev" w:date="2016-08-07T22:36:00Z">
          <w:pPr>
            <w:ind w:left="720"/>
          </w:pPr>
        </w:pPrChange>
      </w:pPr>
      <w:r>
        <w:rPr>
          <w:noProof/>
        </w:rPr>
        <w:drawing>
          <wp:inline distT="0" distB="0" distL="0" distR="0" wp14:anchorId="6E271B8B" wp14:editId="6D588CC5">
            <wp:extent cx="3571875" cy="2009775"/>
            <wp:effectExtent l="0" t="0" r="9525" b="952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700592C" w14:textId="77777777" w:rsidR="0091175B" w:rsidRDefault="0091175B" w:rsidP="00AD430F">
      <w:pPr>
        <w:rPr>
          <w:ins w:id="200" w:author="Elizabeth Koshelev" w:date="2016-08-07T22:36:00Z"/>
          <w:b/>
        </w:rPr>
        <w:pPrChange w:id="201" w:author="Elizabeth Koshelev" w:date="2016-08-07T22:35:00Z">
          <w:pPr>
            <w:ind w:left="720"/>
          </w:pPr>
        </w:pPrChange>
      </w:pPr>
    </w:p>
    <w:p w14:paraId="5F45B22F" w14:textId="77777777" w:rsidR="00AD430F" w:rsidRDefault="00C93712" w:rsidP="00AD430F">
      <w:pPr>
        <w:rPr>
          <w:ins w:id="202" w:author="Elizabeth Koshelev" w:date="2016-08-07T22:35:00Z"/>
        </w:rPr>
        <w:pPrChange w:id="203" w:author="Elizabeth Koshelev" w:date="2016-08-07T22:35:00Z">
          <w:pPr>
            <w:ind w:left="720"/>
          </w:pPr>
        </w:pPrChange>
      </w:pPr>
      <w:r w:rsidRPr="00AD430F">
        <w:rPr>
          <w:b/>
          <w:rPrChange w:id="204" w:author="Elizabeth Koshelev" w:date="2016-08-07T22:35:00Z">
            <w:rPr/>
          </w:rPrChange>
        </w:rPr>
        <w:t>Conclusion:</w:t>
      </w:r>
      <w:r>
        <w:t xml:space="preserve"> </w:t>
      </w:r>
    </w:p>
    <w:p w14:paraId="53C6B650" w14:textId="5BB76218" w:rsidR="00AB5A6D" w:rsidDel="0091175B" w:rsidRDefault="00AD430F" w:rsidP="00AD430F">
      <w:pPr>
        <w:ind w:firstLine="720"/>
        <w:rPr>
          <w:del w:id="205" w:author="Elizabeth Koshelev" w:date="2016-08-07T22:36:00Z"/>
        </w:rPr>
        <w:pPrChange w:id="206" w:author="Elizabeth Koshelev" w:date="2016-08-07T22:35:00Z">
          <w:pPr>
            <w:ind w:left="720"/>
          </w:pPr>
        </w:pPrChange>
      </w:pPr>
      <w:ins w:id="207" w:author="Elizabeth Koshelev" w:date="2016-08-07T22:35:00Z">
        <w:r>
          <w:t>The results are i</w:t>
        </w:r>
      </w:ins>
      <w:del w:id="208" w:author="Elizabeth Koshelev" w:date="2016-08-07T22:35:00Z">
        <w:r w:rsidR="00C93712" w:rsidDel="00AD430F">
          <w:delText>I</w:delText>
        </w:r>
      </w:del>
      <w:r w:rsidR="00C93712">
        <w:t>nconclusive. It is difficult to find a comparable amount of noise for each of these types to test fully</w:t>
      </w:r>
      <w:del w:id="209" w:author="Elizabeth Koshelev" w:date="2016-08-07T21:49:00Z">
        <w:r w:rsidR="00C93712" w:rsidDel="00180EAB">
          <w:delText>. H</w:delText>
        </w:r>
      </w:del>
      <w:ins w:id="210" w:author="Elizabeth Koshelev" w:date="2016-08-07T21:49:00Z">
        <w:r w:rsidR="00180EAB">
          <w:t xml:space="preserve">, and the bottom and upper threshold for changed pixels in the network changes depending on the image and the noise. </w:t>
        </w:r>
      </w:ins>
      <w:ins w:id="211" w:author="Elizabeth Koshelev" w:date="2016-08-07T21:50:00Z">
        <w:r w:rsidR="00180EAB">
          <w:t>Without the optimal threshold</w:t>
        </w:r>
      </w:ins>
      <w:ins w:id="212" w:author="Elizabeth Koshelev" w:date="2016-08-07T22:37:00Z">
        <w:r w:rsidR="002D3EF4">
          <w:t>s</w:t>
        </w:r>
      </w:ins>
      <w:ins w:id="213" w:author="Elizabeth Koshelev" w:date="2016-08-07T21:50:00Z">
        <w:r w:rsidR="00180EAB">
          <w:t xml:space="preserve"> for each type of noise, it is difficult to compare the different types. H</w:t>
        </w:r>
      </w:ins>
      <w:r w:rsidR="00C93712">
        <w:t xml:space="preserve">owever, based on the results, the network can interpret </w:t>
      </w:r>
      <w:r w:rsidR="00727B79">
        <w:t>images with G</w:t>
      </w:r>
      <w:r w:rsidR="00C93712">
        <w:t>aussian noise, speckle noise, and salt and pepper noise.</w:t>
      </w:r>
      <w:r w:rsidR="00727B79">
        <w:t xml:space="preserve"> As well as this, </w:t>
      </w:r>
      <w:r w:rsidR="00BC1936">
        <w:t xml:space="preserve">regardless of </w:t>
      </w:r>
      <w:r w:rsidR="00727B79">
        <w:t>noise type, the higher the variance and densi</w:t>
      </w:r>
      <w:r w:rsidR="00BC1936">
        <w:t>ty of the noise, the w</w:t>
      </w:r>
      <w:r w:rsidR="00AB5A6D">
        <w:t>orse the network will perform.</w:t>
      </w:r>
      <w:ins w:id="214" w:author="Elizabeth Koshelev" w:date="2016-08-07T21:49:00Z">
        <w:r w:rsidR="00180EAB">
          <w:t xml:space="preserve"> </w:t>
        </w:r>
      </w:ins>
    </w:p>
    <w:p w14:paraId="1E32F51B" w14:textId="77777777" w:rsidR="00AD430F" w:rsidRDefault="00AD430F" w:rsidP="0091175B">
      <w:pPr>
        <w:ind w:firstLine="720"/>
        <w:rPr>
          <w:ins w:id="215" w:author="Elizabeth Koshelev" w:date="2016-08-07T22:35:00Z"/>
        </w:rPr>
        <w:pPrChange w:id="216" w:author="Elizabeth Koshelev" w:date="2016-08-07T22:36:00Z">
          <w:pPr/>
        </w:pPrChange>
      </w:pPr>
    </w:p>
    <w:p w14:paraId="094CEE16" w14:textId="23F1CE00" w:rsidR="000972BD" w:rsidRDefault="00F76F73">
      <w:r>
        <w:lastRenderedPageBreak/>
        <w:t>Finally, here</w:t>
      </w:r>
      <w:r w:rsidR="00BC1936">
        <w:t xml:space="preserve"> are </w:t>
      </w:r>
      <w:del w:id="217" w:author="Elizabeth Koshelev" w:date="2016-08-07T22:35:00Z">
        <w:r w:rsidR="00BC1936" w:rsidDel="00AD430F">
          <w:delText xml:space="preserve">some </w:delText>
        </w:r>
      </w:del>
      <w:r w:rsidR="00BC1936">
        <w:t>results for actual SAR images, as well as another artificial image</w:t>
      </w:r>
      <w:r>
        <w:t>:</w:t>
      </w:r>
    </w:p>
    <w:tbl>
      <w:tblPr>
        <w:tblStyle w:val="TableGrid"/>
        <w:tblW w:w="0" w:type="auto"/>
        <w:tblLook w:val="04A0" w:firstRow="1" w:lastRow="0" w:firstColumn="1" w:lastColumn="0" w:noHBand="0" w:noVBand="1"/>
      </w:tblPr>
      <w:tblGrid>
        <w:gridCol w:w="4675"/>
        <w:gridCol w:w="4675"/>
      </w:tblGrid>
      <w:tr w:rsidR="000972BD" w14:paraId="2646F9A9" w14:textId="77777777" w:rsidTr="000972BD">
        <w:tc>
          <w:tcPr>
            <w:tcW w:w="4675" w:type="dxa"/>
          </w:tcPr>
          <w:p w14:paraId="67567F5B" w14:textId="77777777" w:rsidR="000972BD" w:rsidRDefault="000972BD">
            <w:r>
              <w:t>Set #</w:t>
            </w:r>
          </w:p>
        </w:tc>
        <w:tc>
          <w:tcPr>
            <w:tcW w:w="4675" w:type="dxa"/>
          </w:tcPr>
          <w:p w14:paraId="7C60BD31" w14:textId="77777777" w:rsidR="000972BD" w:rsidRDefault="000972BD">
            <w:r>
              <w:t>PCC</w:t>
            </w:r>
          </w:p>
        </w:tc>
      </w:tr>
      <w:tr w:rsidR="000972BD" w14:paraId="193BBEA4" w14:textId="77777777" w:rsidTr="000972BD">
        <w:tc>
          <w:tcPr>
            <w:tcW w:w="4675" w:type="dxa"/>
          </w:tcPr>
          <w:p w14:paraId="0BE4A1CA" w14:textId="77777777" w:rsidR="000972BD" w:rsidRDefault="000972BD">
            <w:r>
              <w:t>1</w:t>
            </w:r>
          </w:p>
        </w:tc>
        <w:tc>
          <w:tcPr>
            <w:tcW w:w="4675" w:type="dxa"/>
          </w:tcPr>
          <w:p w14:paraId="5D1F6A3E" w14:textId="77777777" w:rsidR="000972BD" w:rsidRDefault="000972BD">
            <w:r>
              <w:t>97.9%</w:t>
            </w:r>
          </w:p>
        </w:tc>
      </w:tr>
      <w:tr w:rsidR="000972BD" w14:paraId="158CA51E" w14:textId="77777777" w:rsidTr="000972BD">
        <w:tc>
          <w:tcPr>
            <w:tcW w:w="4675" w:type="dxa"/>
          </w:tcPr>
          <w:p w14:paraId="240D658F" w14:textId="77777777" w:rsidR="000972BD" w:rsidRDefault="000972BD">
            <w:r>
              <w:t>2</w:t>
            </w:r>
          </w:p>
        </w:tc>
        <w:tc>
          <w:tcPr>
            <w:tcW w:w="4675" w:type="dxa"/>
          </w:tcPr>
          <w:p w14:paraId="30FDD978" w14:textId="77777777" w:rsidR="000972BD" w:rsidRDefault="0031400E">
            <w:r>
              <w:t>94.6%</w:t>
            </w:r>
          </w:p>
        </w:tc>
      </w:tr>
      <w:tr w:rsidR="000972BD" w14:paraId="6A66095F" w14:textId="77777777" w:rsidTr="000972BD">
        <w:tc>
          <w:tcPr>
            <w:tcW w:w="4675" w:type="dxa"/>
          </w:tcPr>
          <w:p w14:paraId="4FA71F2D" w14:textId="77777777" w:rsidR="000972BD" w:rsidRDefault="000972BD">
            <w:r>
              <w:t>3</w:t>
            </w:r>
          </w:p>
        </w:tc>
        <w:tc>
          <w:tcPr>
            <w:tcW w:w="4675" w:type="dxa"/>
          </w:tcPr>
          <w:p w14:paraId="5963F2CA" w14:textId="77777777" w:rsidR="000972BD" w:rsidRDefault="0031400E">
            <w:r>
              <w:t>98.8%</w:t>
            </w:r>
          </w:p>
        </w:tc>
      </w:tr>
      <w:tr w:rsidR="000972BD" w14:paraId="6DF3921E" w14:textId="77777777" w:rsidTr="000972BD">
        <w:tc>
          <w:tcPr>
            <w:tcW w:w="4675" w:type="dxa"/>
          </w:tcPr>
          <w:p w14:paraId="6782611E" w14:textId="77777777" w:rsidR="000972BD" w:rsidRDefault="000972BD">
            <w:r>
              <w:t>4</w:t>
            </w:r>
          </w:p>
        </w:tc>
        <w:tc>
          <w:tcPr>
            <w:tcW w:w="4675" w:type="dxa"/>
          </w:tcPr>
          <w:p w14:paraId="0FD4B36A" w14:textId="77777777" w:rsidR="000972BD" w:rsidRDefault="0031400E">
            <w:r>
              <w:t>99.8%</w:t>
            </w:r>
          </w:p>
        </w:tc>
      </w:tr>
    </w:tbl>
    <w:p w14:paraId="343973F9" w14:textId="77777777" w:rsidR="006D610D" w:rsidDel="00AD430F" w:rsidRDefault="006D610D">
      <w:pPr>
        <w:rPr>
          <w:del w:id="218" w:author="Elizabeth Koshelev" w:date="2016-08-07T22:35:00Z"/>
        </w:rPr>
      </w:pPr>
    </w:p>
    <w:p w14:paraId="1B22E0AA" w14:textId="77777777" w:rsidR="004A5822" w:rsidDel="00AD430F" w:rsidRDefault="004A5822">
      <w:pPr>
        <w:rPr>
          <w:del w:id="219" w:author="Elizabeth Koshelev" w:date="2016-08-07T22:35:00Z"/>
        </w:rPr>
      </w:pPr>
    </w:p>
    <w:p w14:paraId="24119EFE" w14:textId="77777777" w:rsidR="004A5822" w:rsidDel="00AD430F" w:rsidRDefault="004A5822">
      <w:pPr>
        <w:rPr>
          <w:del w:id="220" w:author="Elizabeth Koshelev" w:date="2016-08-07T22:35:00Z"/>
        </w:rPr>
      </w:pPr>
    </w:p>
    <w:p w14:paraId="530D49D1" w14:textId="77777777" w:rsidR="004A5822" w:rsidDel="00AD430F" w:rsidRDefault="004A5822">
      <w:pPr>
        <w:rPr>
          <w:del w:id="221" w:author="Elizabeth Koshelev" w:date="2016-08-07T22:35:00Z"/>
        </w:rPr>
      </w:pPr>
    </w:p>
    <w:p w14:paraId="3FD5C512" w14:textId="77777777" w:rsidR="004A5822" w:rsidDel="00AD430F" w:rsidRDefault="004A5822">
      <w:pPr>
        <w:rPr>
          <w:del w:id="222" w:author="Elizabeth Koshelev" w:date="2016-08-07T22:35:00Z"/>
        </w:rPr>
      </w:pPr>
    </w:p>
    <w:p w14:paraId="24DEBF88" w14:textId="77777777" w:rsidR="00BE2536" w:rsidRDefault="00BE2536"/>
    <w:p w14:paraId="2AE32323" w14:textId="77777777" w:rsidR="004A5822" w:rsidRDefault="004A5822"/>
    <w:p w14:paraId="66C7B660" w14:textId="77777777" w:rsidR="006D610D" w:rsidRDefault="000972BD">
      <w:r>
        <w:t>1:</w:t>
      </w:r>
    </w:p>
    <w:p w14:paraId="16AC77B7" w14:textId="77777777" w:rsidR="00F76F73" w:rsidRDefault="00F76F73">
      <w:r>
        <w:rPr>
          <w:noProof/>
        </w:rPr>
        <w:drawing>
          <wp:anchor distT="0" distB="0" distL="114300" distR="114300" simplePos="0" relativeHeight="251669504" behindDoc="1" locked="0" layoutInCell="1" allowOverlap="1" wp14:anchorId="791D4358" wp14:editId="72AD88D1">
            <wp:simplePos x="0" y="0"/>
            <wp:positionH relativeFrom="margin">
              <wp:posOffset>2695575</wp:posOffset>
            </wp:positionH>
            <wp:positionV relativeFrom="paragraph">
              <wp:posOffset>0</wp:posOffset>
            </wp:positionV>
            <wp:extent cx="2857500" cy="1428750"/>
            <wp:effectExtent l="0" t="0" r="0" b="0"/>
            <wp:wrapTight wrapText="bothSides">
              <wp:wrapPolygon edited="0">
                <wp:start x="0" y="0"/>
                <wp:lineTo x="0" y="21312"/>
                <wp:lineTo x="21456" y="21312"/>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santa.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428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0666B1E4" wp14:editId="2CC323F6">
            <wp:simplePos x="0" y="0"/>
            <wp:positionH relativeFrom="margin">
              <wp:posOffset>-200025</wp:posOffset>
            </wp:positionH>
            <wp:positionV relativeFrom="paragraph">
              <wp:posOffset>0</wp:posOffset>
            </wp:positionV>
            <wp:extent cx="2828925" cy="1414145"/>
            <wp:effectExtent l="0" t="0" r="9525" b="0"/>
            <wp:wrapTight wrapText="bothSides">
              <wp:wrapPolygon edited="0">
                <wp:start x="0" y="0"/>
                <wp:lineTo x="0" y="21241"/>
                <wp:lineTo x="21527" y="21241"/>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santb.png"/>
                    <pic:cNvPicPr/>
                  </pic:nvPicPr>
                  <pic:blipFill>
                    <a:blip r:embed="rId34">
                      <a:extLst>
                        <a:ext uri="{28A0092B-C50C-407E-A947-70E740481C1C}">
                          <a14:useLocalDpi xmlns:a14="http://schemas.microsoft.com/office/drawing/2010/main" val="0"/>
                        </a:ext>
                      </a:extLst>
                    </a:blip>
                    <a:stretch>
                      <a:fillRect/>
                    </a:stretch>
                  </pic:blipFill>
                  <pic:spPr>
                    <a:xfrm>
                      <a:off x="0" y="0"/>
                      <a:ext cx="2828925" cy="1414145"/>
                    </a:xfrm>
                    <a:prstGeom prst="rect">
                      <a:avLst/>
                    </a:prstGeom>
                  </pic:spPr>
                </pic:pic>
              </a:graphicData>
            </a:graphic>
            <wp14:sizeRelH relativeFrom="margin">
              <wp14:pctWidth>0</wp14:pctWidth>
            </wp14:sizeRelH>
            <wp14:sizeRelV relativeFrom="margin">
              <wp14:pctHeight>0</wp14:pctHeight>
            </wp14:sizeRelV>
          </wp:anchor>
        </w:drawing>
      </w:r>
    </w:p>
    <w:p w14:paraId="71795E1A" w14:textId="77777777" w:rsidR="006D610D" w:rsidRDefault="006D610D"/>
    <w:p w14:paraId="581BF53E" w14:textId="77777777" w:rsidR="006D610D" w:rsidRDefault="006D610D"/>
    <w:p w14:paraId="439C37A5" w14:textId="77777777" w:rsidR="006D610D" w:rsidRDefault="006D610D"/>
    <w:p w14:paraId="5B0F92E6" w14:textId="77777777" w:rsidR="006D610D" w:rsidRDefault="000972BD">
      <w:r>
        <w:rPr>
          <w:noProof/>
        </w:rPr>
        <w:drawing>
          <wp:anchor distT="0" distB="0" distL="114300" distR="114300" simplePos="0" relativeHeight="251681792" behindDoc="1" locked="0" layoutInCell="1" allowOverlap="1" wp14:anchorId="55476DAE" wp14:editId="304799D5">
            <wp:simplePos x="0" y="0"/>
            <wp:positionH relativeFrom="margin">
              <wp:posOffset>-210185</wp:posOffset>
            </wp:positionH>
            <wp:positionV relativeFrom="paragraph">
              <wp:posOffset>295910</wp:posOffset>
            </wp:positionV>
            <wp:extent cx="2931160" cy="1447800"/>
            <wp:effectExtent l="0" t="0" r="2540" b="0"/>
            <wp:wrapTight wrapText="bothSides">
              <wp:wrapPolygon edited="0">
                <wp:start x="0" y="0"/>
                <wp:lineTo x="0" y="21316"/>
                <wp:lineTo x="21478" y="21316"/>
                <wp:lineTo x="2147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ntares.png"/>
                    <pic:cNvPicPr/>
                  </pic:nvPicPr>
                  <pic:blipFill rotWithShape="1">
                    <a:blip r:embed="rId35">
                      <a:extLst>
                        <a:ext uri="{28A0092B-C50C-407E-A947-70E740481C1C}">
                          <a14:useLocalDpi xmlns:a14="http://schemas.microsoft.com/office/drawing/2010/main" val="0"/>
                        </a:ext>
                      </a:extLst>
                    </a:blip>
                    <a:srcRect l="10737" t="7249" r="10417" b="16159"/>
                    <a:stretch/>
                  </pic:blipFill>
                  <pic:spPr bwMode="auto">
                    <a:xfrm>
                      <a:off x="0" y="0"/>
                      <a:ext cx="293116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837936" w14:textId="77777777" w:rsidR="006D610D" w:rsidRDefault="006D610D">
      <w:r>
        <w:rPr>
          <w:noProof/>
        </w:rPr>
        <w:drawing>
          <wp:anchor distT="0" distB="0" distL="114300" distR="114300" simplePos="0" relativeHeight="251677696" behindDoc="1" locked="0" layoutInCell="1" allowOverlap="1" wp14:anchorId="45E55041" wp14:editId="09449938">
            <wp:simplePos x="0" y="0"/>
            <wp:positionH relativeFrom="margin">
              <wp:posOffset>2733675</wp:posOffset>
            </wp:positionH>
            <wp:positionV relativeFrom="paragraph">
              <wp:posOffset>38735</wp:posOffset>
            </wp:positionV>
            <wp:extent cx="2857500" cy="1428750"/>
            <wp:effectExtent l="0" t="0" r="0" b="0"/>
            <wp:wrapTight wrapText="bothSides">
              <wp:wrapPolygon edited="0">
                <wp:start x="0" y="0"/>
                <wp:lineTo x="0" y="21312"/>
                <wp:lineTo x="21456" y="21312"/>
                <wp:lineTo x="214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taremgroundtruth.png"/>
                    <pic:cNvPicPr/>
                  </pic:nvPicPr>
                  <pic:blipFill>
                    <a:blip r:embed="rId36">
                      <a:extLst>
                        <a:ext uri="{28A0092B-C50C-407E-A947-70E740481C1C}">
                          <a14:useLocalDpi xmlns:a14="http://schemas.microsoft.com/office/drawing/2010/main" val="0"/>
                        </a:ext>
                      </a:extLst>
                    </a:blip>
                    <a:stretch>
                      <a:fillRect/>
                    </a:stretch>
                  </pic:blipFill>
                  <pic:spPr>
                    <a:xfrm>
                      <a:off x="0" y="0"/>
                      <a:ext cx="2857500" cy="1428750"/>
                    </a:xfrm>
                    <a:prstGeom prst="rect">
                      <a:avLst/>
                    </a:prstGeom>
                  </pic:spPr>
                </pic:pic>
              </a:graphicData>
            </a:graphic>
            <wp14:sizeRelH relativeFrom="margin">
              <wp14:pctWidth>0</wp14:pctWidth>
            </wp14:sizeRelH>
            <wp14:sizeRelV relativeFrom="margin">
              <wp14:pctHeight>0</wp14:pctHeight>
            </wp14:sizeRelV>
          </wp:anchor>
        </w:drawing>
      </w:r>
    </w:p>
    <w:p w14:paraId="71CE0FE4" w14:textId="77777777" w:rsidR="006D610D" w:rsidRDefault="006D610D"/>
    <w:p w14:paraId="094480AA" w14:textId="77777777" w:rsidR="006D610D" w:rsidRDefault="006D610D"/>
    <w:p w14:paraId="24089D5A" w14:textId="77777777" w:rsidR="006D610D" w:rsidRDefault="006D610D"/>
    <w:p w14:paraId="798943E2" w14:textId="77777777" w:rsidR="000972BD" w:rsidRDefault="000972BD"/>
    <w:p w14:paraId="21FE2C2A" w14:textId="77777777" w:rsidR="000972BD" w:rsidRDefault="000972BD"/>
    <w:p w14:paraId="2EF112DD" w14:textId="77777777" w:rsidR="006D610D" w:rsidRDefault="0031400E">
      <w:r>
        <w:rPr>
          <w:noProof/>
        </w:rPr>
        <w:drawing>
          <wp:anchor distT="0" distB="0" distL="114300" distR="114300" simplePos="0" relativeHeight="251673600" behindDoc="1" locked="0" layoutInCell="1" allowOverlap="1" wp14:anchorId="27B6B763" wp14:editId="27A613BA">
            <wp:simplePos x="0" y="0"/>
            <wp:positionH relativeFrom="margin">
              <wp:posOffset>2828290</wp:posOffset>
            </wp:positionH>
            <wp:positionV relativeFrom="paragraph">
              <wp:posOffset>1830070</wp:posOffset>
            </wp:positionV>
            <wp:extent cx="2905125" cy="1452245"/>
            <wp:effectExtent l="0" t="0" r="9525" b="0"/>
            <wp:wrapTight wrapText="bothSides">
              <wp:wrapPolygon edited="0">
                <wp:start x="0" y="0"/>
                <wp:lineTo x="0" y="21251"/>
                <wp:lineTo x="21529" y="21251"/>
                <wp:lineTo x="215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nge.png"/>
                    <pic:cNvPicPr/>
                  </pic:nvPicPr>
                  <pic:blipFill>
                    <a:blip r:embed="rId37">
                      <a:extLst>
                        <a:ext uri="{28A0092B-C50C-407E-A947-70E740481C1C}">
                          <a14:useLocalDpi xmlns:a14="http://schemas.microsoft.com/office/drawing/2010/main" val="0"/>
                        </a:ext>
                      </a:extLst>
                    </a:blip>
                    <a:stretch>
                      <a:fillRect/>
                    </a:stretch>
                  </pic:blipFill>
                  <pic:spPr>
                    <a:xfrm>
                      <a:off x="0" y="0"/>
                      <a:ext cx="2905125" cy="1452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294F9A58" wp14:editId="6DE0D84A">
            <wp:simplePos x="0" y="0"/>
            <wp:positionH relativeFrom="column">
              <wp:posOffset>-85725</wp:posOffset>
            </wp:positionH>
            <wp:positionV relativeFrom="paragraph">
              <wp:posOffset>1849120</wp:posOffset>
            </wp:positionV>
            <wp:extent cx="2888615" cy="1447800"/>
            <wp:effectExtent l="0" t="0" r="6985" b="0"/>
            <wp:wrapTight wrapText="bothSides">
              <wp:wrapPolygon edited="0">
                <wp:start x="0" y="0"/>
                <wp:lineTo x="0" y="21316"/>
                <wp:lineTo x="21510" y="21316"/>
                <wp:lineTo x="2151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ver res.png"/>
                    <pic:cNvPicPr/>
                  </pic:nvPicPr>
                  <pic:blipFill rotWithShape="1">
                    <a:blip r:embed="rId38">
                      <a:extLst>
                        <a:ext uri="{28A0092B-C50C-407E-A947-70E740481C1C}">
                          <a14:useLocalDpi xmlns:a14="http://schemas.microsoft.com/office/drawing/2010/main" val="0"/>
                        </a:ext>
                      </a:extLst>
                    </a:blip>
                    <a:srcRect l="10577" t="7250" r="10737" b="15213"/>
                    <a:stretch/>
                  </pic:blipFill>
                  <pic:spPr bwMode="auto">
                    <a:xfrm>
                      <a:off x="0" y="0"/>
                      <a:ext cx="2888615"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2BD">
        <w:t>2:</w:t>
      </w:r>
      <w:r w:rsidR="006D610D">
        <w:rPr>
          <w:noProof/>
        </w:rPr>
        <w:drawing>
          <wp:anchor distT="0" distB="0" distL="114300" distR="114300" simplePos="0" relativeHeight="251671552" behindDoc="1" locked="0" layoutInCell="1" allowOverlap="1" wp14:anchorId="65D6832B" wp14:editId="71730539">
            <wp:simplePos x="0" y="0"/>
            <wp:positionH relativeFrom="margin">
              <wp:posOffset>-76200</wp:posOffset>
            </wp:positionH>
            <wp:positionV relativeFrom="paragraph">
              <wp:posOffset>395605</wp:posOffset>
            </wp:positionV>
            <wp:extent cx="2838450" cy="1419225"/>
            <wp:effectExtent l="0" t="0" r="0" b="9525"/>
            <wp:wrapTight wrapText="bothSides">
              <wp:wrapPolygon edited="0">
                <wp:start x="0" y="0"/>
                <wp:lineTo x="0" y="21455"/>
                <wp:lineTo x="21455" y="21455"/>
                <wp:lineTo x="214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png"/>
                    <pic:cNvPicPr/>
                  </pic:nvPicPr>
                  <pic:blipFill>
                    <a:blip r:embed="rId39">
                      <a:extLst>
                        <a:ext uri="{28A0092B-C50C-407E-A947-70E740481C1C}">
                          <a14:useLocalDpi xmlns:a14="http://schemas.microsoft.com/office/drawing/2010/main" val="0"/>
                        </a:ext>
                      </a:extLst>
                    </a:blip>
                    <a:stretch>
                      <a:fillRect/>
                    </a:stretch>
                  </pic:blipFill>
                  <pic:spPr>
                    <a:xfrm>
                      <a:off x="0" y="0"/>
                      <a:ext cx="2838450" cy="1419225"/>
                    </a:xfrm>
                    <a:prstGeom prst="rect">
                      <a:avLst/>
                    </a:prstGeom>
                  </pic:spPr>
                </pic:pic>
              </a:graphicData>
            </a:graphic>
            <wp14:sizeRelH relativeFrom="margin">
              <wp14:pctWidth>0</wp14:pctWidth>
            </wp14:sizeRelH>
            <wp14:sizeRelV relativeFrom="margin">
              <wp14:pctHeight>0</wp14:pctHeight>
            </wp14:sizeRelV>
          </wp:anchor>
        </w:drawing>
      </w:r>
      <w:r w:rsidR="006D610D">
        <w:rPr>
          <w:noProof/>
        </w:rPr>
        <w:drawing>
          <wp:anchor distT="0" distB="0" distL="114300" distR="114300" simplePos="0" relativeHeight="251672576" behindDoc="1" locked="0" layoutInCell="1" allowOverlap="1" wp14:anchorId="649C5E88" wp14:editId="5DE366F0">
            <wp:simplePos x="0" y="0"/>
            <wp:positionH relativeFrom="margin">
              <wp:posOffset>2819400</wp:posOffset>
            </wp:positionH>
            <wp:positionV relativeFrom="paragraph">
              <wp:posOffset>401320</wp:posOffset>
            </wp:positionV>
            <wp:extent cx="2828925" cy="1414145"/>
            <wp:effectExtent l="0" t="0" r="9525" b="0"/>
            <wp:wrapTight wrapText="bothSides">
              <wp:wrapPolygon edited="0">
                <wp:start x="0" y="0"/>
                <wp:lineTo x="0" y="21241"/>
                <wp:lineTo x="21527" y="21241"/>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fore.png"/>
                    <pic:cNvPicPr/>
                  </pic:nvPicPr>
                  <pic:blipFill>
                    <a:blip r:embed="rId40">
                      <a:extLst>
                        <a:ext uri="{28A0092B-C50C-407E-A947-70E740481C1C}">
                          <a14:useLocalDpi xmlns:a14="http://schemas.microsoft.com/office/drawing/2010/main" val="0"/>
                        </a:ext>
                      </a:extLst>
                    </a:blip>
                    <a:stretch>
                      <a:fillRect/>
                    </a:stretch>
                  </pic:blipFill>
                  <pic:spPr>
                    <a:xfrm>
                      <a:off x="0" y="0"/>
                      <a:ext cx="2828925" cy="1414145"/>
                    </a:xfrm>
                    <a:prstGeom prst="rect">
                      <a:avLst/>
                    </a:prstGeom>
                  </pic:spPr>
                </pic:pic>
              </a:graphicData>
            </a:graphic>
            <wp14:sizeRelH relativeFrom="margin">
              <wp14:pctWidth>0</wp14:pctWidth>
            </wp14:sizeRelH>
            <wp14:sizeRelV relativeFrom="margin">
              <wp14:pctHeight>0</wp14:pctHeight>
            </wp14:sizeRelV>
          </wp:anchor>
        </w:drawing>
      </w:r>
    </w:p>
    <w:p w14:paraId="716D6653" w14:textId="77777777" w:rsidR="00AB5A6D" w:rsidRDefault="00AB5A6D"/>
    <w:p w14:paraId="0CFB6748" w14:textId="77777777" w:rsidR="006D610D" w:rsidRDefault="000972BD">
      <w:r>
        <w:t>3:</w:t>
      </w:r>
    </w:p>
    <w:p w14:paraId="23B5E2A4" w14:textId="77777777" w:rsidR="0031400E" w:rsidRDefault="0031400E">
      <w:r>
        <w:rPr>
          <w:noProof/>
        </w:rPr>
        <w:drawing>
          <wp:anchor distT="0" distB="0" distL="114300" distR="114300" simplePos="0" relativeHeight="251683840" behindDoc="1" locked="0" layoutInCell="1" allowOverlap="1" wp14:anchorId="77F0F5BA" wp14:editId="720FDA07">
            <wp:simplePos x="0" y="0"/>
            <wp:positionH relativeFrom="margin">
              <wp:posOffset>-476885</wp:posOffset>
            </wp:positionH>
            <wp:positionV relativeFrom="paragraph">
              <wp:posOffset>1981200</wp:posOffset>
            </wp:positionV>
            <wp:extent cx="3410585" cy="1695450"/>
            <wp:effectExtent l="0" t="0" r="0" b="0"/>
            <wp:wrapTight wrapText="bothSides">
              <wp:wrapPolygon edited="0">
                <wp:start x="0" y="0"/>
                <wp:lineTo x="0" y="21357"/>
                <wp:lineTo x="21475" y="21357"/>
                <wp:lineTo x="2147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mall res.png"/>
                    <pic:cNvPicPr/>
                  </pic:nvPicPr>
                  <pic:blipFill rotWithShape="1">
                    <a:blip r:embed="rId41">
                      <a:extLst>
                        <a:ext uri="{28A0092B-C50C-407E-A947-70E740481C1C}">
                          <a14:useLocalDpi xmlns:a14="http://schemas.microsoft.com/office/drawing/2010/main" val="0"/>
                        </a:ext>
                      </a:extLst>
                    </a:blip>
                    <a:srcRect l="25084" t="16098" r="25046" b="36182"/>
                    <a:stretch/>
                  </pic:blipFill>
                  <pic:spPr bwMode="auto">
                    <a:xfrm>
                      <a:off x="0" y="0"/>
                      <a:ext cx="341058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46ADF" w14:textId="77777777" w:rsidR="006D610D" w:rsidRDefault="006D610D">
      <w:r>
        <w:rPr>
          <w:noProof/>
        </w:rPr>
        <w:drawing>
          <wp:anchor distT="0" distB="0" distL="114300" distR="114300" simplePos="0" relativeHeight="251680768" behindDoc="1" locked="0" layoutInCell="1" allowOverlap="1" wp14:anchorId="652C2950" wp14:editId="6A39DC1E">
            <wp:simplePos x="0" y="0"/>
            <wp:positionH relativeFrom="margin">
              <wp:posOffset>2933700</wp:posOffset>
            </wp:positionH>
            <wp:positionV relativeFrom="paragraph">
              <wp:posOffset>1704340</wp:posOffset>
            </wp:positionV>
            <wp:extent cx="3295650" cy="1647825"/>
            <wp:effectExtent l="0" t="0" r="0" b="9525"/>
            <wp:wrapTight wrapText="bothSides">
              <wp:wrapPolygon edited="0">
                <wp:start x="0" y="0"/>
                <wp:lineTo x="0" y="21475"/>
                <wp:lineTo x="21475" y="21475"/>
                <wp:lineTo x="2147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 Change.png"/>
                    <pic:cNvPicPr/>
                  </pic:nvPicPr>
                  <pic:blipFill>
                    <a:blip r:embed="rId42">
                      <a:extLst>
                        <a:ext uri="{28A0092B-C50C-407E-A947-70E740481C1C}">
                          <a14:useLocalDpi xmlns:a14="http://schemas.microsoft.com/office/drawing/2010/main" val="0"/>
                        </a:ext>
                      </a:extLst>
                    </a:blip>
                    <a:stretch>
                      <a:fillRect/>
                    </a:stretch>
                  </pic:blipFill>
                  <pic:spPr>
                    <a:xfrm>
                      <a:off x="0" y="0"/>
                      <a:ext cx="3295650" cy="1647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48BE66FB" wp14:editId="4B817D3B">
            <wp:simplePos x="0" y="0"/>
            <wp:positionH relativeFrom="page">
              <wp:posOffset>514350</wp:posOffset>
            </wp:positionH>
            <wp:positionV relativeFrom="paragraph">
              <wp:posOffset>0</wp:posOffset>
            </wp:positionV>
            <wp:extent cx="3258185" cy="1628775"/>
            <wp:effectExtent l="0" t="0" r="0" b="9525"/>
            <wp:wrapTight wrapText="bothSides">
              <wp:wrapPolygon edited="0">
                <wp:start x="0" y="0"/>
                <wp:lineTo x="0" y="21474"/>
                <wp:lineTo x="21469" y="21474"/>
                <wp:lineTo x="2146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 Before.png"/>
                    <pic:cNvPicPr/>
                  </pic:nvPicPr>
                  <pic:blipFill>
                    <a:blip r:embed="rId43">
                      <a:extLst>
                        <a:ext uri="{28A0092B-C50C-407E-A947-70E740481C1C}">
                          <a14:useLocalDpi xmlns:a14="http://schemas.microsoft.com/office/drawing/2010/main" val="0"/>
                        </a:ext>
                      </a:extLst>
                    </a:blip>
                    <a:stretch>
                      <a:fillRect/>
                    </a:stretch>
                  </pic:blipFill>
                  <pic:spPr>
                    <a:xfrm>
                      <a:off x="0" y="0"/>
                      <a:ext cx="3258185" cy="1628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1AE164D" wp14:editId="4E9A67F5">
            <wp:simplePos x="0" y="0"/>
            <wp:positionH relativeFrom="page">
              <wp:posOffset>3867150</wp:posOffset>
            </wp:positionH>
            <wp:positionV relativeFrom="paragraph">
              <wp:posOffset>0</wp:posOffset>
            </wp:positionV>
            <wp:extent cx="3267075" cy="1633220"/>
            <wp:effectExtent l="0" t="0" r="9525" b="5080"/>
            <wp:wrapTight wrapText="bothSides">
              <wp:wrapPolygon edited="0">
                <wp:start x="0" y="0"/>
                <wp:lineTo x="0" y="21415"/>
                <wp:lineTo x="21537" y="21415"/>
                <wp:lineTo x="2153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 After.png"/>
                    <pic:cNvPicPr/>
                  </pic:nvPicPr>
                  <pic:blipFill>
                    <a:blip r:embed="rId44">
                      <a:extLst>
                        <a:ext uri="{28A0092B-C50C-407E-A947-70E740481C1C}">
                          <a14:useLocalDpi xmlns:a14="http://schemas.microsoft.com/office/drawing/2010/main" val="0"/>
                        </a:ext>
                      </a:extLst>
                    </a:blip>
                    <a:stretch>
                      <a:fillRect/>
                    </a:stretch>
                  </pic:blipFill>
                  <pic:spPr>
                    <a:xfrm>
                      <a:off x="0" y="0"/>
                      <a:ext cx="3267075" cy="1633220"/>
                    </a:xfrm>
                    <a:prstGeom prst="rect">
                      <a:avLst/>
                    </a:prstGeom>
                  </pic:spPr>
                </pic:pic>
              </a:graphicData>
            </a:graphic>
            <wp14:sizeRelH relativeFrom="margin">
              <wp14:pctWidth>0</wp14:pctWidth>
            </wp14:sizeRelH>
            <wp14:sizeRelV relativeFrom="margin">
              <wp14:pctHeight>0</wp14:pctHeight>
            </wp14:sizeRelV>
          </wp:anchor>
        </w:drawing>
      </w:r>
    </w:p>
    <w:p w14:paraId="7144B6D0" w14:textId="15236DFF" w:rsidR="006D610D" w:rsidRPr="00533C78" w:rsidRDefault="0091175B" w:rsidP="00533C78">
      <w:r>
        <w:rPr>
          <w:noProof/>
        </w:rPr>
        <w:drawing>
          <wp:anchor distT="0" distB="0" distL="114300" distR="114300" simplePos="0" relativeHeight="251684864" behindDoc="1" locked="0" layoutInCell="1" allowOverlap="1" wp14:anchorId="1492EFA2" wp14:editId="233CA590">
            <wp:simplePos x="0" y="0"/>
            <wp:positionH relativeFrom="column">
              <wp:posOffset>-619125</wp:posOffset>
            </wp:positionH>
            <wp:positionV relativeFrom="paragraph">
              <wp:posOffset>1966595</wp:posOffset>
            </wp:positionV>
            <wp:extent cx="3362960" cy="1695450"/>
            <wp:effectExtent l="0" t="0" r="8890" b="0"/>
            <wp:wrapTight wrapText="bothSides">
              <wp:wrapPolygon edited="0">
                <wp:start x="0" y="0"/>
                <wp:lineTo x="0" y="21357"/>
                <wp:lineTo x="21535" y="21357"/>
                <wp:lineTo x="2153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uppy res.png"/>
                    <pic:cNvPicPr/>
                  </pic:nvPicPr>
                  <pic:blipFill rotWithShape="1">
                    <a:blip r:embed="rId45">
                      <a:extLst>
                        <a:ext uri="{28A0092B-C50C-407E-A947-70E740481C1C}">
                          <a14:useLocalDpi xmlns:a14="http://schemas.microsoft.com/office/drawing/2010/main" val="0"/>
                        </a:ext>
                      </a:extLst>
                    </a:blip>
                    <a:srcRect l="10898" t="5990" r="10576" b="16159"/>
                    <a:stretch/>
                  </pic:blipFill>
                  <pic:spPr bwMode="auto">
                    <a:xfrm>
                      <a:off x="0" y="0"/>
                      <a:ext cx="3362960"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87D554A" wp14:editId="0B3F8AD5">
            <wp:simplePos x="0" y="0"/>
            <wp:positionH relativeFrom="margin">
              <wp:posOffset>2876550</wp:posOffset>
            </wp:positionH>
            <wp:positionV relativeFrom="paragraph">
              <wp:posOffset>1987550</wp:posOffset>
            </wp:positionV>
            <wp:extent cx="3343275" cy="1671320"/>
            <wp:effectExtent l="0" t="0" r="9525" b="5080"/>
            <wp:wrapTight wrapText="bothSides">
              <wp:wrapPolygon edited="0">
                <wp:start x="0" y="0"/>
                <wp:lineTo x="0" y="21419"/>
                <wp:lineTo x="21538" y="21419"/>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ndTruth.png"/>
                    <pic:cNvPicPr/>
                  </pic:nvPicPr>
                  <pic:blipFill>
                    <a:blip r:embed="rId46">
                      <a:extLst>
                        <a:ext uri="{28A0092B-C50C-407E-A947-70E740481C1C}">
                          <a14:useLocalDpi xmlns:a14="http://schemas.microsoft.com/office/drawing/2010/main" val="0"/>
                        </a:ext>
                      </a:extLst>
                    </a:blip>
                    <a:stretch>
                      <a:fillRect/>
                    </a:stretch>
                  </pic:blipFill>
                  <pic:spPr>
                    <a:xfrm>
                      <a:off x="0" y="0"/>
                      <a:ext cx="3343275" cy="1671320"/>
                    </a:xfrm>
                    <a:prstGeom prst="rect">
                      <a:avLst/>
                    </a:prstGeom>
                  </pic:spPr>
                </pic:pic>
              </a:graphicData>
            </a:graphic>
            <wp14:sizeRelH relativeFrom="margin">
              <wp14:pctWidth>0</wp14:pctWidth>
            </wp14:sizeRelH>
            <wp14:sizeRelV relativeFrom="margin">
              <wp14:pctHeight>0</wp14:pctHeight>
            </wp14:sizeRelV>
          </wp:anchor>
        </w:drawing>
      </w:r>
      <w:r w:rsidR="00AB5A6D">
        <w:rPr>
          <w:noProof/>
        </w:rPr>
        <w:drawing>
          <wp:anchor distT="0" distB="0" distL="114300" distR="114300" simplePos="0" relativeHeight="251676672" behindDoc="1" locked="0" layoutInCell="1" allowOverlap="1" wp14:anchorId="7E3EB0E4" wp14:editId="46152239">
            <wp:simplePos x="0" y="0"/>
            <wp:positionH relativeFrom="margin">
              <wp:posOffset>2886075</wp:posOffset>
            </wp:positionH>
            <wp:positionV relativeFrom="paragraph">
              <wp:posOffset>304800</wp:posOffset>
            </wp:positionV>
            <wp:extent cx="3324225" cy="1661795"/>
            <wp:effectExtent l="0" t="0" r="9525" b="0"/>
            <wp:wrapTight wrapText="bothSides">
              <wp:wrapPolygon edited="0">
                <wp:start x="0" y="0"/>
                <wp:lineTo x="0" y="21295"/>
                <wp:lineTo x="21538" y="2129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ppyTestB.png"/>
                    <pic:cNvPicPr/>
                  </pic:nvPicPr>
                  <pic:blipFill>
                    <a:blip r:embed="rId47">
                      <a:extLst>
                        <a:ext uri="{28A0092B-C50C-407E-A947-70E740481C1C}">
                          <a14:useLocalDpi xmlns:a14="http://schemas.microsoft.com/office/drawing/2010/main" val="0"/>
                        </a:ext>
                      </a:extLst>
                    </a:blip>
                    <a:stretch>
                      <a:fillRect/>
                    </a:stretch>
                  </pic:blipFill>
                  <pic:spPr>
                    <a:xfrm>
                      <a:off x="0" y="0"/>
                      <a:ext cx="3324225" cy="1661795"/>
                    </a:xfrm>
                    <a:prstGeom prst="rect">
                      <a:avLst/>
                    </a:prstGeom>
                  </pic:spPr>
                </pic:pic>
              </a:graphicData>
            </a:graphic>
            <wp14:sizeRelH relativeFrom="margin">
              <wp14:pctWidth>0</wp14:pctWidth>
            </wp14:sizeRelH>
            <wp14:sizeRelV relativeFrom="margin">
              <wp14:pctHeight>0</wp14:pctHeight>
            </wp14:sizeRelV>
          </wp:anchor>
        </w:drawing>
      </w:r>
      <w:r w:rsidR="00AB5A6D">
        <w:rPr>
          <w:noProof/>
        </w:rPr>
        <w:drawing>
          <wp:anchor distT="0" distB="0" distL="114300" distR="114300" simplePos="0" relativeHeight="251675648" behindDoc="1" locked="0" layoutInCell="1" allowOverlap="1" wp14:anchorId="33CEC73D" wp14:editId="1EBE4388">
            <wp:simplePos x="0" y="0"/>
            <wp:positionH relativeFrom="page">
              <wp:posOffset>314325</wp:posOffset>
            </wp:positionH>
            <wp:positionV relativeFrom="paragraph">
              <wp:posOffset>295275</wp:posOffset>
            </wp:positionV>
            <wp:extent cx="3324225" cy="1661795"/>
            <wp:effectExtent l="0" t="0" r="9525" b="0"/>
            <wp:wrapTight wrapText="bothSides">
              <wp:wrapPolygon edited="0">
                <wp:start x="0" y="0"/>
                <wp:lineTo x="0" y="21295"/>
                <wp:lineTo x="21538" y="21295"/>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ppyTestA.png"/>
                    <pic:cNvPicPr/>
                  </pic:nvPicPr>
                  <pic:blipFill>
                    <a:blip r:embed="rId48">
                      <a:extLst>
                        <a:ext uri="{28A0092B-C50C-407E-A947-70E740481C1C}">
                          <a14:useLocalDpi xmlns:a14="http://schemas.microsoft.com/office/drawing/2010/main" val="0"/>
                        </a:ext>
                      </a:extLst>
                    </a:blip>
                    <a:stretch>
                      <a:fillRect/>
                    </a:stretch>
                  </pic:blipFill>
                  <pic:spPr>
                    <a:xfrm>
                      <a:off x="0" y="0"/>
                      <a:ext cx="3324225" cy="1661795"/>
                    </a:xfrm>
                    <a:prstGeom prst="rect">
                      <a:avLst/>
                    </a:prstGeom>
                  </pic:spPr>
                </pic:pic>
              </a:graphicData>
            </a:graphic>
            <wp14:sizeRelH relativeFrom="margin">
              <wp14:pctWidth>0</wp14:pctWidth>
            </wp14:sizeRelH>
            <wp14:sizeRelV relativeFrom="margin">
              <wp14:pctHeight>0</wp14:pctHeight>
            </wp14:sizeRelV>
          </wp:anchor>
        </w:drawing>
      </w:r>
      <w:r w:rsidR="000972BD">
        <w:t>4:</w:t>
      </w:r>
    </w:p>
    <w:sectPr w:rsidR="006D610D" w:rsidRPr="00533C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6ED32D" w14:textId="77777777" w:rsidR="00C904B7" w:rsidRDefault="00C904B7" w:rsidP="000972BD">
      <w:pPr>
        <w:spacing w:after="0" w:line="240" w:lineRule="auto"/>
      </w:pPr>
      <w:r>
        <w:separator/>
      </w:r>
    </w:p>
  </w:endnote>
  <w:endnote w:type="continuationSeparator" w:id="0">
    <w:p w14:paraId="775B5A44" w14:textId="77777777" w:rsidR="00C904B7" w:rsidRDefault="00C904B7" w:rsidP="00097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55A73" w14:textId="77777777" w:rsidR="00C904B7" w:rsidRDefault="00C904B7" w:rsidP="000972BD">
      <w:pPr>
        <w:spacing w:after="0" w:line="240" w:lineRule="auto"/>
      </w:pPr>
      <w:r>
        <w:separator/>
      </w:r>
    </w:p>
  </w:footnote>
  <w:footnote w:type="continuationSeparator" w:id="0">
    <w:p w14:paraId="2EA7308E" w14:textId="77777777" w:rsidR="00C904B7" w:rsidRDefault="00C904B7" w:rsidP="000972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BC4FD2"/>
    <w:multiLevelType w:val="hybridMultilevel"/>
    <w:tmpl w:val="DE96D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D71722"/>
    <w:multiLevelType w:val="hybridMultilevel"/>
    <w:tmpl w:val="45D4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zabeth Koshelev">
    <w15:presenceInfo w15:providerId="Windows Live" w15:userId="8b3e427f70f8e0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553"/>
    <w:rsid w:val="000972BD"/>
    <w:rsid w:val="000A23EE"/>
    <w:rsid w:val="00180EAB"/>
    <w:rsid w:val="001973D2"/>
    <w:rsid w:val="0021519D"/>
    <w:rsid w:val="002D3EF4"/>
    <w:rsid w:val="0031400E"/>
    <w:rsid w:val="003A729D"/>
    <w:rsid w:val="003F2948"/>
    <w:rsid w:val="003F421E"/>
    <w:rsid w:val="004709AD"/>
    <w:rsid w:val="004A5822"/>
    <w:rsid w:val="00533C78"/>
    <w:rsid w:val="006B6D85"/>
    <w:rsid w:val="006D610D"/>
    <w:rsid w:val="00727B79"/>
    <w:rsid w:val="0076376F"/>
    <w:rsid w:val="00800553"/>
    <w:rsid w:val="008A72F6"/>
    <w:rsid w:val="008E2928"/>
    <w:rsid w:val="0091175B"/>
    <w:rsid w:val="00943CD9"/>
    <w:rsid w:val="009E5314"/>
    <w:rsid w:val="009F7B9F"/>
    <w:rsid w:val="00AB5A6D"/>
    <w:rsid w:val="00AD430F"/>
    <w:rsid w:val="00B64CDA"/>
    <w:rsid w:val="00BC1936"/>
    <w:rsid w:val="00BE2536"/>
    <w:rsid w:val="00C43EAA"/>
    <w:rsid w:val="00C636D4"/>
    <w:rsid w:val="00C86516"/>
    <w:rsid w:val="00C904B7"/>
    <w:rsid w:val="00C93712"/>
    <w:rsid w:val="00D07607"/>
    <w:rsid w:val="00D768CB"/>
    <w:rsid w:val="00F15325"/>
    <w:rsid w:val="00F357D7"/>
    <w:rsid w:val="00F757E6"/>
    <w:rsid w:val="00F76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1737B"/>
  <w15:chartTrackingRefBased/>
  <w15:docId w15:val="{17DD29FD-8AC0-4011-9FEA-D7B924AD8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2BD"/>
  </w:style>
  <w:style w:type="paragraph" w:styleId="Footer">
    <w:name w:val="footer"/>
    <w:basedOn w:val="Normal"/>
    <w:link w:val="FooterChar"/>
    <w:uiPriority w:val="99"/>
    <w:unhideWhenUsed/>
    <w:rsid w:val="00097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2BD"/>
  </w:style>
  <w:style w:type="table" w:styleId="TableGrid">
    <w:name w:val="Table Grid"/>
    <w:basedOn w:val="TableNormal"/>
    <w:uiPriority w:val="39"/>
    <w:rsid w:val="00097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72F6"/>
    <w:rPr>
      <w:sz w:val="16"/>
      <w:szCs w:val="16"/>
    </w:rPr>
  </w:style>
  <w:style w:type="paragraph" w:styleId="CommentText">
    <w:name w:val="annotation text"/>
    <w:basedOn w:val="Normal"/>
    <w:link w:val="CommentTextChar"/>
    <w:uiPriority w:val="99"/>
    <w:semiHidden/>
    <w:unhideWhenUsed/>
    <w:rsid w:val="008A72F6"/>
    <w:pPr>
      <w:spacing w:line="240" w:lineRule="auto"/>
    </w:pPr>
    <w:rPr>
      <w:sz w:val="20"/>
      <w:szCs w:val="20"/>
    </w:rPr>
  </w:style>
  <w:style w:type="character" w:customStyle="1" w:styleId="CommentTextChar">
    <w:name w:val="Comment Text Char"/>
    <w:basedOn w:val="DefaultParagraphFont"/>
    <w:link w:val="CommentText"/>
    <w:uiPriority w:val="99"/>
    <w:semiHidden/>
    <w:rsid w:val="008A72F6"/>
    <w:rPr>
      <w:sz w:val="20"/>
      <w:szCs w:val="20"/>
    </w:rPr>
  </w:style>
  <w:style w:type="paragraph" w:styleId="CommentSubject">
    <w:name w:val="annotation subject"/>
    <w:basedOn w:val="CommentText"/>
    <w:next w:val="CommentText"/>
    <w:link w:val="CommentSubjectChar"/>
    <w:uiPriority w:val="99"/>
    <w:semiHidden/>
    <w:unhideWhenUsed/>
    <w:rsid w:val="008A72F6"/>
    <w:rPr>
      <w:b/>
      <w:bCs/>
    </w:rPr>
  </w:style>
  <w:style w:type="character" w:customStyle="1" w:styleId="CommentSubjectChar">
    <w:name w:val="Comment Subject Char"/>
    <w:basedOn w:val="CommentTextChar"/>
    <w:link w:val="CommentSubject"/>
    <w:uiPriority w:val="99"/>
    <w:semiHidden/>
    <w:rsid w:val="008A72F6"/>
    <w:rPr>
      <w:b/>
      <w:bCs/>
      <w:sz w:val="20"/>
      <w:szCs w:val="20"/>
    </w:rPr>
  </w:style>
  <w:style w:type="paragraph" w:styleId="BalloonText">
    <w:name w:val="Balloon Text"/>
    <w:basedOn w:val="Normal"/>
    <w:link w:val="BalloonTextChar"/>
    <w:uiPriority w:val="99"/>
    <w:semiHidden/>
    <w:unhideWhenUsed/>
    <w:rsid w:val="008A72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2F6"/>
    <w:rPr>
      <w:rFonts w:ascii="Segoe UI" w:hAnsi="Segoe UI" w:cs="Segoe UI"/>
      <w:sz w:val="18"/>
      <w:szCs w:val="18"/>
    </w:rPr>
  </w:style>
  <w:style w:type="character" w:styleId="PlaceholderText">
    <w:name w:val="Placeholder Text"/>
    <w:basedOn w:val="DefaultParagraphFont"/>
    <w:uiPriority w:val="99"/>
    <w:semiHidden/>
    <w:rsid w:val="00BE2536"/>
    <w:rPr>
      <w:color w:val="808080"/>
    </w:rPr>
  </w:style>
  <w:style w:type="paragraph" w:styleId="ListParagraph">
    <w:name w:val="List Paragraph"/>
    <w:basedOn w:val="Normal"/>
    <w:uiPriority w:val="34"/>
    <w:qFormat/>
    <w:rsid w:val="00F357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chart" Target="charts/chart4.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chart" Target="charts/chart7.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6.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5.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lizabeth\Desktop\Updated%20Parallel\results\pcc%20v%20varianc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lizabeth\Desktop\Updated%20Parallel\results\types%20of%20no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lizabeth\Desktop\Updated%20Parallel\results\types%20of%20noise%20normaliz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lizabeth\Desktop\Updated%20Parallel\results\types%20of%20no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lizabeth\Desktop\Updated%20Parallel\results\types%20of%20no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lizabeth\Desktop\Updated%20Parallel\results\types%20of%20nois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PCC v. Variance of Speckle Noise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Set 1</c:v>
          </c:tx>
          <c:spPr>
            <a:ln w="25400" cap="rnd">
              <a:no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Sheet1!$B$2:$B$22</c:f>
              <c:numCache>
                <c:formatCode>General</c:formatCode>
                <c:ptCount val="21"/>
                <c:pt idx="0">
                  <c:v>0.99545363908275197</c:v>
                </c:pt>
                <c:pt idx="1">
                  <c:v>0.97772966813844198</c:v>
                </c:pt>
                <c:pt idx="2">
                  <c:v>0.97469876086027596</c:v>
                </c:pt>
                <c:pt idx="3">
                  <c:v>0.97109243697478997</c:v>
                </c:pt>
                <c:pt idx="4">
                  <c:v>0.96926363765845303</c:v>
                </c:pt>
                <c:pt idx="5">
                  <c:v>0.96637516023358505</c:v>
                </c:pt>
                <c:pt idx="6">
                  <c:v>0.95923657598632694</c:v>
                </c:pt>
                <c:pt idx="7">
                  <c:v>0.952872810141006</c:v>
                </c:pt>
                <c:pt idx="8">
                  <c:v>0.94885059108389103</c:v>
                </c:pt>
                <c:pt idx="9">
                  <c:v>0.939307790912975</c:v>
                </c:pt>
                <c:pt idx="10">
                  <c:v>0.93614015097564496</c:v>
                </c:pt>
                <c:pt idx="11">
                  <c:v>0.93075630252100805</c:v>
                </c:pt>
                <c:pt idx="12">
                  <c:v>0.92454066372311605</c:v>
                </c:pt>
                <c:pt idx="13">
                  <c:v>0.91831932773109304</c:v>
                </c:pt>
                <c:pt idx="14">
                  <c:v>0.91409770687936198</c:v>
                </c:pt>
                <c:pt idx="15">
                  <c:v>0.91420595356786805</c:v>
                </c:pt>
                <c:pt idx="16">
                  <c:v>0.90743768693918303</c:v>
                </c:pt>
                <c:pt idx="17">
                  <c:v>0.905870958552913</c:v>
                </c:pt>
                <c:pt idx="18">
                  <c:v>0.90260646631534003</c:v>
                </c:pt>
                <c:pt idx="19">
                  <c:v>0.89994587665574699</c:v>
                </c:pt>
                <c:pt idx="20">
                  <c:v>0.89719982908417595</c:v>
                </c:pt>
              </c:numCache>
            </c:numRef>
          </c:yVal>
          <c:smooth val="0"/>
        </c:ser>
        <c:ser>
          <c:idx val="1"/>
          <c:order val="1"/>
          <c:tx>
            <c:v>Set 2</c:v>
          </c:tx>
          <c:spPr>
            <a:ln w="25400" cap="rnd">
              <a:noFill/>
              <a:round/>
            </a:ln>
            <a:effectLst/>
          </c:spPr>
          <c:marker>
            <c:symbol val="circle"/>
            <c:size val="5"/>
            <c:spPr>
              <a:solidFill>
                <a:schemeClr val="accent2"/>
              </a:solidFill>
              <a:ln w="9525">
                <a:solidFill>
                  <a:schemeClr val="accent2"/>
                </a:solidFill>
              </a:ln>
              <a:effectLst/>
            </c:spPr>
          </c:marker>
          <c:xVal>
            <c:numRef>
              <c:f>Sheet1!$A$24:$A$44</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Sheet1!$B$24:$B$44</c:f>
              <c:numCache>
                <c:formatCode>General</c:formatCode>
                <c:ptCount val="21"/>
                <c:pt idx="0">
                  <c:v>0.970220766272611</c:v>
                </c:pt>
                <c:pt idx="1">
                  <c:v>0.97038598490243599</c:v>
                </c:pt>
                <c:pt idx="2">
                  <c:v>0.95986896453496695</c:v>
                </c:pt>
                <c:pt idx="3">
                  <c:v>0.95221193562170603</c:v>
                </c:pt>
                <c:pt idx="4">
                  <c:v>0.94450363196125897</c:v>
                </c:pt>
                <c:pt idx="5">
                  <c:v>0.93061387266771101</c:v>
                </c:pt>
                <c:pt idx="6">
                  <c:v>0.929605469306367</c:v>
                </c:pt>
                <c:pt idx="7">
                  <c:v>0.92005127474718695</c:v>
                </c:pt>
                <c:pt idx="8">
                  <c:v>0.91167639937330902</c:v>
                </c:pt>
                <c:pt idx="9">
                  <c:v>0.903016664292836</c:v>
                </c:pt>
                <c:pt idx="10">
                  <c:v>0.89100128186868</c:v>
                </c:pt>
                <c:pt idx="11">
                  <c:v>0.88741774675972096</c:v>
                </c:pt>
                <c:pt idx="12">
                  <c:v>0.878655462184874</c:v>
                </c:pt>
                <c:pt idx="13">
                  <c:v>0.87194986469163904</c:v>
                </c:pt>
                <c:pt idx="14">
                  <c:v>0.87122632103688902</c:v>
                </c:pt>
                <c:pt idx="15">
                  <c:v>0.86482267483264497</c:v>
                </c:pt>
                <c:pt idx="16">
                  <c:v>0.86307933342828702</c:v>
                </c:pt>
                <c:pt idx="17">
                  <c:v>0.86074348383421195</c:v>
                </c:pt>
                <c:pt idx="18">
                  <c:v>0.85552485400940004</c:v>
                </c:pt>
                <c:pt idx="19">
                  <c:v>0.85093861273322902</c:v>
                </c:pt>
                <c:pt idx="20">
                  <c:v>0.85358780800455802</c:v>
                </c:pt>
              </c:numCache>
            </c:numRef>
          </c:yVal>
          <c:smooth val="0"/>
        </c:ser>
        <c:ser>
          <c:idx val="2"/>
          <c:order val="2"/>
          <c:tx>
            <c:v>Set 3</c:v>
          </c:tx>
          <c:spPr>
            <a:ln w="25400" cap="rnd">
              <a:noFill/>
              <a:round/>
            </a:ln>
            <a:effectLst/>
          </c:spPr>
          <c:marker>
            <c:symbol val="circle"/>
            <c:size val="5"/>
            <c:spPr>
              <a:solidFill>
                <a:schemeClr val="accent3"/>
              </a:solidFill>
              <a:ln w="9525">
                <a:solidFill>
                  <a:schemeClr val="accent3"/>
                </a:solidFill>
              </a:ln>
              <a:effectLst/>
            </c:spPr>
          </c:marker>
          <c:xVal>
            <c:numRef>
              <c:f>Sheet1!$A$46:$A$66</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Sheet1!$B$46:$B$66</c:f>
              <c:numCache>
                <c:formatCode>General</c:formatCode>
                <c:ptCount val="21"/>
                <c:pt idx="0">
                  <c:v>0.94996724113374198</c:v>
                </c:pt>
                <c:pt idx="1">
                  <c:v>0.95475288420452897</c:v>
                </c:pt>
                <c:pt idx="2">
                  <c:v>0.94896453496652899</c:v>
                </c:pt>
                <c:pt idx="3">
                  <c:v>0.94370602478279497</c:v>
                </c:pt>
                <c:pt idx="4">
                  <c:v>0.94052129326306799</c:v>
                </c:pt>
                <c:pt idx="5">
                  <c:v>0.938760860276314</c:v>
                </c:pt>
                <c:pt idx="6">
                  <c:v>0.93624839766415002</c:v>
                </c:pt>
                <c:pt idx="7">
                  <c:v>0.93039737929069899</c:v>
                </c:pt>
                <c:pt idx="8">
                  <c:v>0.92487679817689805</c:v>
                </c:pt>
                <c:pt idx="9">
                  <c:v>0.92130465745620305</c:v>
                </c:pt>
                <c:pt idx="10">
                  <c:v>0.91601766130180895</c:v>
                </c:pt>
                <c:pt idx="11">
                  <c:v>0.91112946873664702</c:v>
                </c:pt>
                <c:pt idx="12">
                  <c:v>0.90726107392109401</c:v>
                </c:pt>
                <c:pt idx="13">
                  <c:v>0.90459478706736896</c:v>
                </c:pt>
                <c:pt idx="14">
                  <c:v>0.90141575274177499</c:v>
                </c:pt>
                <c:pt idx="15">
                  <c:v>0.89817974647486098</c:v>
                </c:pt>
                <c:pt idx="16">
                  <c:v>0.89611166500498496</c:v>
                </c:pt>
                <c:pt idx="17">
                  <c:v>0.89200398803589198</c:v>
                </c:pt>
                <c:pt idx="18">
                  <c:v>0.89040877367896298</c:v>
                </c:pt>
                <c:pt idx="19">
                  <c:v>0.88670559749323496</c:v>
                </c:pt>
                <c:pt idx="20">
                  <c:v>0.88700754878222499</c:v>
                </c:pt>
              </c:numCache>
            </c:numRef>
          </c:yVal>
          <c:smooth val="0"/>
        </c:ser>
        <c:ser>
          <c:idx val="3"/>
          <c:order val="3"/>
          <c:tx>
            <c:v>Set 4</c:v>
          </c:tx>
          <c:spPr>
            <a:ln w="25400" cap="rnd">
              <a:noFill/>
              <a:round/>
            </a:ln>
            <a:effectLst/>
          </c:spPr>
          <c:marker>
            <c:symbol val="circle"/>
            <c:size val="5"/>
            <c:spPr>
              <a:solidFill>
                <a:schemeClr val="accent4"/>
              </a:solidFill>
              <a:ln w="9525">
                <a:solidFill>
                  <a:schemeClr val="accent4"/>
                </a:solidFill>
              </a:ln>
              <a:effectLst/>
            </c:spPr>
          </c:marker>
          <c:xVal>
            <c:numRef>
              <c:f>Sheet1!$A$68:$A$88</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Sheet1!$B$68:$B$88</c:f>
              <c:numCache>
                <c:formatCode>General</c:formatCode>
                <c:ptCount val="21"/>
                <c:pt idx="0">
                  <c:v>0.96903574989317798</c:v>
                </c:pt>
                <c:pt idx="1">
                  <c:v>0.95920239282153497</c:v>
                </c:pt>
                <c:pt idx="2">
                  <c:v>0.95785215781227795</c:v>
                </c:pt>
                <c:pt idx="3">
                  <c:v>0.95275316906423602</c:v>
                </c:pt>
                <c:pt idx="4">
                  <c:v>0.94898162654892504</c:v>
                </c:pt>
                <c:pt idx="5">
                  <c:v>0.94527275316906401</c:v>
                </c:pt>
                <c:pt idx="6">
                  <c:v>0.93950149551345996</c:v>
                </c:pt>
                <c:pt idx="7">
                  <c:v>0.93105255661586706</c:v>
                </c:pt>
                <c:pt idx="8">
                  <c:v>0.92968523002421299</c:v>
                </c:pt>
                <c:pt idx="9">
                  <c:v>0.91935051986896499</c:v>
                </c:pt>
                <c:pt idx="10">
                  <c:v>0.91473009542800199</c:v>
                </c:pt>
                <c:pt idx="11">
                  <c:v>0.90983620566870804</c:v>
                </c:pt>
                <c:pt idx="12">
                  <c:v>0.90665717134311397</c:v>
                </c:pt>
                <c:pt idx="13">
                  <c:v>0.90111949864691598</c:v>
                </c:pt>
                <c:pt idx="14">
                  <c:v>0.89592365759863302</c:v>
                </c:pt>
                <c:pt idx="15">
                  <c:v>0.89281868679675302</c:v>
                </c:pt>
                <c:pt idx="16">
                  <c:v>0.88876228457484696</c:v>
                </c:pt>
                <c:pt idx="17">
                  <c:v>0.88455775530551195</c:v>
                </c:pt>
                <c:pt idx="18">
                  <c:v>0.88387978920381705</c:v>
                </c:pt>
                <c:pt idx="19">
                  <c:v>0.88479703745905203</c:v>
                </c:pt>
                <c:pt idx="20">
                  <c:v>0.88183449651046897</c:v>
                </c:pt>
              </c:numCache>
            </c:numRef>
          </c:yVal>
          <c:smooth val="0"/>
        </c:ser>
        <c:ser>
          <c:idx val="4"/>
          <c:order val="4"/>
          <c:tx>
            <c:v>Set 5</c:v>
          </c:tx>
          <c:spPr>
            <a:ln w="25400" cap="rnd">
              <a:noFill/>
              <a:round/>
            </a:ln>
            <a:effectLst/>
          </c:spPr>
          <c:marker>
            <c:symbol val="circle"/>
            <c:size val="5"/>
            <c:spPr>
              <a:solidFill>
                <a:schemeClr val="accent5"/>
              </a:solidFill>
              <a:ln w="9525">
                <a:solidFill>
                  <a:schemeClr val="accent5"/>
                </a:solidFill>
              </a:ln>
              <a:effectLst/>
            </c:spPr>
          </c:marker>
          <c:xVal>
            <c:numRef>
              <c:f>Sheet1!$A$90:$A$110</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Sheet1!$B$90:$B$110</c:f>
              <c:numCache>
                <c:formatCode>General</c:formatCode>
                <c:ptCount val="21"/>
                <c:pt idx="0">
                  <c:v>0.99913972368608495</c:v>
                </c:pt>
                <c:pt idx="1">
                  <c:v>0.97490385984902395</c:v>
                </c:pt>
                <c:pt idx="2">
                  <c:v>0.94695342543797201</c:v>
                </c:pt>
                <c:pt idx="3">
                  <c:v>0.93512605042016805</c:v>
                </c:pt>
                <c:pt idx="4">
                  <c:v>0.92558894744338405</c:v>
                </c:pt>
                <c:pt idx="5">
                  <c:v>0.91769833357071595</c:v>
                </c:pt>
                <c:pt idx="6">
                  <c:v>0.91647343683236004</c:v>
                </c:pt>
                <c:pt idx="7">
                  <c:v>0.91026349522859995</c:v>
                </c:pt>
                <c:pt idx="8">
                  <c:v>0.91163651901438503</c:v>
                </c:pt>
                <c:pt idx="9">
                  <c:v>0.90621279020082601</c:v>
                </c:pt>
                <c:pt idx="10">
                  <c:v>0.90763139153966699</c:v>
                </c:pt>
                <c:pt idx="11">
                  <c:v>0.901546788206808</c:v>
                </c:pt>
                <c:pt idx="12">
                  <c:v>0.90272610739210901</c:v>
                </c:pt>
                <c:pt idx="13">
                  <c:v>0.90118786497649905</c:v>
                </c:pt>
                <c:pt idx="14">
                  <c:v>0.89894886768266602</c:v>
                </c:pt>
                <c:pt idx="15">
                  <c:v>0.89376442102264597</c:v>
                </c:pt>
                <c:pt idx="16">
                  <c:v>0.89973508047286699</c:v>
                </c:pt>
                <c:pt idx="17">
                  <c:v>0.89608317903432599</c:v>
                </c:pt>
                <c:pt idx="18">
                  <c:v>0.89578122774533497</c:v>
                </c:pt>
                <c:pt idx="19">
                  <c:v>0.896840905853867</c:v>
                </c:pt>
                <c:pt idx="20">
                  <c:v>0.89514314200256395</c:v>
                </c:pt>
              </c:numCache>
            </c:numRef>
          </c:yVal>
          <c:smooth val="0"/>
        </c:ser>
        <c:ser>
          <c:idx val="5"/>
          <c:order val="5"/>
          <c:tx>
            <c:v>Set 6</c:v>
          </c:tx>
          <c:spPr>
            <a:ln w="25400" cap="rnd">
              <a:noFill/>
              <a:round/>
            </a:ln>
            <a:effectLst/>
          </c:spPr>
          <c:marker>
            <c:symbol val="circle"/>
            <c:size val="5"/>
            <c:spPr>
              <a:solidFill>
                <a:schemeClr val="accent6"/>
              </a:solidFill>
              <a:ln w="9525">
                <a:solidFill>
                  <a:schemeClr val="accent6"/>
                </a:solidFill>
              </a:ln>
              <a:effectLst/>
            </c:spPr>
          </c:marker>
          <c:xVal>
            <c:numRef>
              <c:f>Sheet1!$A$112:$A$132</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Sheet1!$B$112:$B$132</c:f>
              <c:numCache>
                <c:formatCode>General</c:formatCode>
                <c:ptCount val="21"/>
                <c:pt idx="0">
                  <c:v>0.99823386981911399</c:v>
                </c:pt>
                <c:pt idx="1">
                  <c:v>0.96210226463466697</c:v>
                </c:pt>
                <c:pt idx="2">
                  <c:v>0.93521720552627796</c:v>
                </c:pt>
                <c:pt idx="3">
                  <c:v>0.92377154251531102</c:v>
                </c:pt>
                <c:pt idx="4">
                  <c:v>0.916120210796183</c:v>
                </c:pt>
                <c:pt idx="5">
                  <c:v>0.90397949010112499</c:v>
                </c:pt>
                <c:pt idx="6">
                  <c:v>0.89768978777951902</c:v>
                </c:pt>
                <c:pt idx="7">
                  <c:v>0.89721692066657199</c:v>
                </c:pt>
                <c:pt idx="8">
                  <c:v>0.89112662013958099</c:v>
                </c:pt>
                <c:pt idx="9">
                  <c:v>0.884534966528984</c:v>
                </c:pt>
                <c:pt idx="10">
                  <c:v>0.87717419171058297</c:v>
                </c:pt>
                <c:pt idx="11">
                  <c:v>0.88041589517162799</c:v>
                </c:pt>
                <c:pt idx="12">
                  <c:v>0.87691212078051595</c:v>
                </c:pt>
                <c:pt idx="13">
                  <c:v>0.87369890329013</c:v>
                </c:pt>
                <c:pt idx="14">
                  <c:v>0.87135735650192303</c:v>
                </c:pt>
                <c:pt idx="15">
                  <c:v>0.86998433271613695</c:v>
                </c:pt>
                <c:pt idx="16">
                  <c:v>0.86304515026349504</c:v>
                </c:pt>
                <c:pt idx="17">
                  <c:v>0.86936903574989299</c:v>
                </c:pt>
                <c:pt idx="18">
                  <c:v>0.86658880501353097</c:v>
                </c:pt>
                <c:pt idx="19">
                  <c:v>0.86347813701751897</c:v>
                </c:pt>
                <c:pt idx="20">
                  <c:v>0.86230451502634997</c:v>
                </c:pt>
              </c:numCache>
            </c:numRef>
          </c:yVal>
          <c:smooth val="0"/>
        </c:ser>
        <c:ser>
          <c:idx val="6"/>
          <c:order val="6"/>
          <c:tx>
            <c:v>Set 7</c:v>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Sheet1!$A$134:$A$153</c:f>
              <c:numCache>
                <c:formatCode>General</c:formatCode>
                <c:ptCount val="20"/>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numCache>
            </c:numRef>
          </c:xVal>
          <c:yVal>
            <c:numRef>
              <c:f>Sheet1!$B$134:$B$154</c:f>
              <c:numCache>
                <c:formatCode>General</c:formatCode>
                <c:ptCount val="21"/>
                <c:pt idx="0">
                  <c:v>0.99039453069363304</c:v>
                </c:pt>
                <c:pt idx="1">
                  <c:v>0.94528414755732804</c:v>
                </c:pt>
                <c:pt idx="2">
                  <c:v>0.94125053411195003</c:v>
                </c:pt>
                <c:pt idx="3">
                  <c:v>0.93353083606323894</c:v>
                </c:pt>
                <c:pt idx="4">
                  <c:v>0.92761714855433697</c:v>
                </c:pt>
                <c:pt idx="5">
                  <c:v>0.92176043298675403</c:v>
                </c:pt>
                <c:pt idx="6">
                  <c:v>0.91663295826805302</c:v>
                </c:pt>
                <c:pt idx="7">
                  <c:v>0.91139153966671405</c:v>
                </c:pt>
                <c:pt idx="8">
                  <c:v>0.90300526990457197</c:v>
                </c:pt>
                <c:pt idx="9">
                  <c:v>0.90329012961116695</c:v>
                </c:pt>
                <c:pt idx="10">
                  <c:v>0.89755305512035299</c:v>
                </c:pt>
                <c:pt idx="11">
                  <c:v>0.894487964677396</c:v>
                </c:pt>
                <c:pt idx="12">
                  <c:v>0.89577553055120396</c:v>
                </c:pt>
                <c:pt idx="13">
                  <c:v>0.89186155818259505</c:v>
                </c:pt>
                <c:pt idx="14">
                  <c:v>0.888693918245264</c:v>
                </c:pt>
                <c:pt idx="15">
                  <c:v>0.88808431847315195</c:v>
                </c:pt>
                <c:pt idx="16">
                  <c:v>0.886927788064378</c:v>
                </c:pt>
                <c:pt idx="17">
                  <c:v>0.88509329155391003</c:v>
                </c:pt>
                <c:pt idx="18">
                  <c:v>0.88418174049280696</c:v>
                </c:pt>
                <c:pt idx="19">
                  <c:v>0.88508759435977802</c:v>
                </c:pt>
                <c:pt idx="20">
                  <c:v>0.88321321749038595</c:v>
                </c:pt>
              </c:numCache>
            </c:numRef>
          </c:yVal>
          <c:smooth val="0"/>
        </c:ser>
        <c:ser>
          <c:idx val="7"/>
          <c:order val="7"/>
          <c:tx>
            <c:v> Set 8</c:v>
          </c:tx>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Sheet1!$A$156:$A$176</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Sheet1!$B$156:$B$176</c:f>
              <c:numCache>
                <c:formatCode>General</c:formatCode>
                <c:ptCount val="21"/>
                <c:pt idx="0">
                  <c:v>0.99009827659877503</c:v>
                </c:pt>
                <c:pt idx="1">
                  <c:v>0.99021791767554501</c:v>
                </c:pt>
                <c:pt idx="2">
                  <c:v>0.99147699757869301</c:v>
                </c:pt>
                <c:pt idx="3">
                  <c:v>0.99228599914542104</c:v>
                </c:pt>
                <c:pt idx="4">
                  <c:v>0.99143711721976902</c:v>
                </c:pt>
                <c:pt idx="5">
                  <c:v>0.99144851160803305</c:v>
                </c:pt>
                <c:pt idx="6">
                  <c:v>0.99099843327161397</c:v>
                </c:pt>
                <c:pt idx="7">
                  <c:v>0.99183592080900196</c:v>
                </c:pt>
                <c:pt idx="8">
                  <c:v>0.99006979062811595</c:v>
                </c:pt>
                <c:pt idx="9">
                  <c:v>0.98936333855576097</c:v>
                </c:pt>
                <c:pt idx="10">
                  <c:v>0.99078763708873396</c:v>
                </c:pt>
                <c:pt idx="11">
                  <c:v>0.99020082609314897</c:v>
                </c:pt>
                <c:pt idx="12">
                  <c:v>0.98970517020367499</c:v>
                </c:pt>
                <c:pt idx="13">
                  <c:v>0.98981911408631296</c:v>
                </c:pt>
                <c:pt idx="14">
                  <c:v>0.98807577268195401</c:v>
                </c:pt>
                <c:pt idx="15">
                  <c:v>0.98944309927360796</c:v>
                </c:pt>
                <c:pt idx="16">
                  <c:v>0.98715852442672003</c:v>
                </c:pt>
                <c:pt idx="17">
                  <c:v>0.98774533542230503</c:v>
                </c:pt>
                <c:pt idx="18">
                  <c:v>0.98532402791625096</c:v>
                </c:pt>
                <c:pt idx="19">
                  <c:v>0.98699330579689504</c:v>
                </c:pt>
                <c:pt idx="20">
                  <c:v>0.98657171343113503</c:v>
                </c:pt>
              </c:numCache>
            </c:numRef>
          </c:yVal>
          <c:smooth val="0"/>
        </c:ser>
        <c:ser>
          <c:idx val="8"/>
          <c:order val="8"/>
          <c:tx>
            <c:v>Set 9</c:v>
          </c:tx>
          <c:spPr>
            <a:ln w="25400" cap="rnd">
              <a:no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Sheet1!$A$178:$A$198</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Sheet1!$B$178:$B$198</c:f>
              <c:numCache>
                <c:formatCode>General</c:formatCode>
                <c:ptCount val="21"/>
                <c:pt idx="0">
                  <c:v>0.99503774391112398</c:v>
                </c:pt>
                <c:pt idx="1">
                  <c:v>0.98400227887765301</c:v>
                </c:pt>
                <c:pt idx="2">
                  <c:v>0.96957128614157495</c:v>
                </c:pt>
                <c:pt idx="3">
                  <c:v>0.96010254949437401</c:v>
                </c:pt>
                <c:pt idx="4">
                  <c:v>0.95066229881783204</c:v>
                </c:pt>
                <c:pt idx="5">
                  <c:v>0.93849878934624698</c:v>
                </c:pt>
                <c:pt idx="6">
                  <c:v>0.93163367041732004</c:v>
                </c:pt>
                <c:pt idx="7">
                  <c:v>0.92696766842330203</c:v>
                </c:pt>
                <c:pt idx="8">
                  <c:v>0.91304942315909399</c:v>
                </c:pt>
                <c:pt idx="9">
                  <c:v>0.90728386269762096</c:v>
                </c:pt>
                <c:pt idx="10">
                  <c:v>0.90056117362199095</c:v>
                </c:pt>
                <c:pt idx="11">
                  <c:v>0.89526278307933305</c:v>
                </c:pt>
                <c:pt idx="12">
                  <c:v>0.88834638940321897</c:v>
                </c:pt>
                <c:pt idx="13">
                  <c:v>0.88640934339837596</c:v>
                </c:pt>
                <c:pt idx="14">
                  <c:v>0.88654037886340997</c:v>
                </c:pt>
                <c:pt idx="15">
                  <c:v>0.88215923657598605</c:v>
                </c:pt>
                <c:pt idx="16">
                  <c:v>0.88162370032758897</c:v>
                </c:pt>
                <c:pt idx="17">
                  <c:v>0.87316906423586405</c:v>
                </c:pt>
                <c:pt idx="18">
                  <c:v>0.87107249679532806</c:v>
                </c:pt>
                <c:pt idx="19">
                  <c:v>0.87077624270047005</c:v>
                </c:pt>
                <c:pt idx="20">
                  <c:v>0.869915966386555</c:v>
                </c:pt>
              </c:numCache>
            </c:numRef>
          </c:yVal>
          <c:smooth val="0"/>
        </c:ser>
        <c:dLbls>
          <c:showLegendKey val="0"/>
          <c:showVal val="0"/>
          <c:showCatName val="0"/>
          <c:showSerName val="0"/>
          <c:showPercent val="0"/>
          <c:showBubbleSize val="0"/>
        </c:dLbls>
        <c:axId val="388378632"/>
        <c:axId val="388379808"/>
      </c:scatterChart>
      <c:valAx>
        <c:axId val="388378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Variance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379808"/>
        <c:crosses val="autoZero"/>
        <c:crossBetween val="midCat"/>
      </c:valAx>
      <c:valAx>
        <c:axId val="388379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378632"/>
        <c:crosses val="autoZero"/>
        <c:crossBetween val="midCat"/>
      </c:valAx>
      <c:spPr>
        <a:noFill/>
        <a:ln>
          <a:noFill/>
        </a:ln>
        <a:effectLst/>
      </c:spPr>
    </c:plotArea>
    <c:legend>
      <c:legendPos val="r"/>
      <c:layout>
        <c:manualLayout>
          <c:xMode val="edge"/>
          <c:yMode val="edge"/>
          <c:x val="0.87456341394825632"/>
          <c:y val="0.19939585169182372"/>
          <c:w val="0.10757944319460068"/>
          <c:h val="0.7310520480968759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PCC v. Variance of Speckle Noise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Set 8</c:v>
          </c:tx>
          <c:spPr>
            <a:ln w="25400" cap="rnd">
              <a:noFill/>
              <a:round/>
            </a:ln>
            <a:effectLst/>
          </c:spPr>
          <c:marker>
            <c:symbol val="circle"/>
            <c:size val="5"/>
            <c:spPr>
              <a:solidFill>
                <a:schemeClr val="accent1"/>
              </a:solidFill>
              <a:ln w="9525">
                <a:solidFill>
                  <a:schemeClr val="accent1"/>
                </a:solidFill>
              </a:ln>
              <a:effectLst/>
            </c:spPr>
          </c:marker>
          <c:xVal>
            <c:numRef>
              <c:f>Sheet1!$I$2:$I$27</c:f>
              <c:numCache>
                <c:formatCode>General</c:formatCode>
                <c:ptCount val="26"/>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numCache>
            </c:numRef>
          </c:xVal>
          <c:yVal>
            <c:numRef>
              <c:f>Sheet1!$J$2:$J$27</c:f>
              <c:numCache>
                <c:formatCode>General</c:formatCode>
                <c:ptCount val="26"/>
                <c:pt idx="0">
                  <c:v>0.99009827659877503</c:v>
                </c:pt>
                <c:pt idx="1">
                  <c:v>0.99101552485401001</c:v>
                </c:pt>
                <c:pt idx="2">
                  <c:v>0.99079333428286598</c:v>
                </c:pt>
                <c:pt idx="3">
                  <c:v>0.98910126762569395</c:v>
                </c:pt>
                <c:pt idx="4">
                  <c:v>0.98765987751032602</c:v>
                </c:pt>
                <c:pt idx="5">
                  <c:v>0.98545506338128497</c:v>
                </c:pt>
                <c:pt idx="6">
                  <c:v>0.98442387124341302</c:v>
                </c:pt>
                <c:pt idx="7">
                  <c:v>0.98125053411194996</c:v>
                </c:pt>
                <c:pt idx="8">
                  <c:v>0.98082324455205805</c:v>
                </c:pt>
                <c:pt idx="9">
                  <c:v>0.97769548497365</c:v>
                </c:pt>
                <c:pt idx="10">
                  <c:v>0.97512035322603596</c:v>
                </c:pt>
                <c:pt idx="11">
                  <c:v>0.97033471015524897</c:v>
                </c:pt>
                <c:pt idx="12">
                  <c:v>0.96710440108246698</c:v>
                </c:pt>
                <c:pt idx="13">
                  <c:v>0.96235863837060198</c:v>
                </c:pt>
                <c:pt idx="14">
                  <c:v>0.960222190571144</c:v>
                </c:pt>
                <c:pt idx="15">
                  <c:v>0.95801167924797004</c:v>
                </c:pt>
                <c:pt idx="16">
                  <c:v>0.95077054550633799</c:v>
                </c:pt>
                <c:pt idx="17">
                  <c:v>0.95140863124911002</c:v>
                </c:pt>
                <c:pt idx="18">
                  <c:v>0.944891041162228</c:v>
                </c:pt>
                <c:pt idx="19">
                  <c:v>0.94160945734225898</c:v>
                </c:pt>
                <c:pt idx="20">
                  <c:v>0.93885771257655604</c:v>
                </c:pt>
                <c:pt idx="21">
                  <c:v>0.93583250249252303</c:v>
                </c:pt>
                <c:pt idx="22">
                  <c:v>0.93155960689360495</c:v>
                </c:pt>
                <c:pt idx="23">
                  <c:v>0.92505341119498696</c:v>
                </c:pt>
                <c:pt idx="24">
                  <c:v>0.92638655462184905</c:v>
                </c:pt>
                <c:pt idx="25">
                  <c:v>0.92265489246546095</c:v>
                </c:pt>
              </c:numCache>
            </c:numRef>
          </c:yVal>
          <c:smooth val="0"/>
        </c:ser>
        <c:dLbls>
          <c:showLegendKey val="0"/>
          <c:showVal val="0"/>
          <c:showCatName val="0"/>
          <c:showSerName val="0"/>
          <c:showPercent val="0"/>
          <c:showBubbleSize val="0"/>
        </c:dLbls>
        <c:axId val="388377848"/>
        <c:axId val="449836792"/>
      </c:scatterChart>
      <c:valAx>
        <c:axId val="388377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Variance</a:t>
                </a:r>
              </a:p>
            </c:rich>
          </c:tx>
          <c:layout>
            <c:manualLayout>
              <c:xMode val="edge"/>
              <c:yMode val="edge"/>
              <c:x val="0.43605905511811016"/>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836792"/>
        <c:crosses val="autoZero"/>
        <c:crossBetween val="midCat"/>
      </c:valAx>
      <c:valAx>
        <c:axId val="449836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3778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PCC of Different Noise Types on Different Sets of</a:t>
            </a:r>
            <a:r>
              <a:rPr lang="en-US" baseline="0"/>
              <a:t> Images</a:t>
            </a:r>
            <a:endParaRPr lang="en-US"/>
          </a:p>
        </c:rich>
      </c:tx>
      <c:layout>
        <c:manualLayout>
          <c:xMode val="edge"/>
          <c:yMode val="edge"/>
          <c:x val="0.13113188976377954"/>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Speckle</c:v>
          </c:tx>
          <c:spPr>
            <a:ln w="25400" cap="rnd">
              <a:no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c:v>
                </c:pt>
                <c:pt idx="1">
                  <c:v>2</c:v>
                </c:pt>
                <c:pt idx="2">
                  <c:v>3</c:v>
                </c:pt>
                <c:pt idx="3">
                  <c:v>4</c:v>
                </c:pt>
                <c:pt idx="4">
                  <c:v>5</c:v>
                </c:pt>
                <c:pt idx="5">
                  <c:v>6</c:v>
                </c:pt>
                <c:pt idx="6">
                  <c:v>7</c:v>
                </c:pt>
                <c:pt idx="7">
                  <c:v>8</c:v>
                </c:pt>
                <c:pt idx="8">
                  <c:v>9</c:v>
                </c:pt>
              </c:numCache>
            </c:numRef>
          </c:xVal>
          <c:yVal>
            <c:numRef>
              <c:f>Sheet1!$B$2:$B$10</c:f>
              <c:numCache>
                <c:formatCode>General</c:formatCode>
                <c:ptCount val="9"/>
                <c:pt idx="0">
                  <c:v>0.97574134738641205</c:v>
                </c:pt>
                <c:pt idx="1">
                  <c:v>0.95954422446944898</c:v>
                </c:pt>
                <c:pt idx="2">
                  <c:v>0.94994445235721403</c:v>
                </c:pt>
                <c:pt idx="3">
                  <c:v>0.95745905141717702</c:v>
                </c:pt>
                <c:pt idx="4">
                  <c:v>0.945859564164649</c:v>
                </c:pt>
                <c:pt idx="5">
                  <c:v>0.93862982481127999</c:v>
                </c:pt>
                <c:pt idx="6">
                  <c:v>0.94326164364050702</c:v>
                </c:pt>
                <c:pt idx="7">
                  <c:v>0.99476427859279304</c:v>
                </c:pt>
                <c:pt idx="8">
                  <c:v>0.96995299814841196</c:v>
                </c:pt>
              </c:numCache>
            </c:numRef>
          </c:yVal>
          <c:smooth val="0"/>
        </c:ser>
        <c:ser>
          <c:idx val="1"/>
          <c:order val="1"/>
          <c:tx>
            <c:v>Salt &amp; Pepper</c:v>
          </c:tx>
          <c:spPr>
            <a:ln w="25400" cap="rnd">
              <a:no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c:v>
                </c:pt>
                <c:pt idx="1">
                  <c:v>2</c:v>
                </c:pt>
                <c:pt idx="2">
                  <c:v>3</c:v>
                </c:pt>
                <c:pt idx="3">
                  <c:v>4</c:v>
                </c:pt>
                <c:pt idx="4">
                  <c:v>5</c:v>
                </c:pt>
                <c:pt idx="5">
                  <c:v>6</c:v>
                </c:pt>
                <c:pt idx="6">
                  <c:v>7</c:v>
                </c:pt>
                <c:pt idx="7">
                  <c:v>8</c:v>
                </c:pt>
                <c:pt idx="8">
                  <c:v>9</c:v>
                </c:pt>
              </c:numCache>
            </c:numRef>
          </c:xVal>
          <c:yVal>
            <c:numRef>
              <c:f>Sheet1!$I$2:$I$10</c:f>
              <c:numCache>
                <c:formatCode>General</c:formatCode>
                <c:ptCount val="9"/>
                <c:pt idx="0">
                  <c:v>0.95189858994445198</c:v>
                </c:pt>
                <c:pt idx="1">
                  <c:v>0.94419028628400503</c:v>
                </c:pt>
                <c:pt idx="2">
                  <c:v>0.94507904856858005</c:v>
                </c:pt>
                <c:pt idx="3">
                  <c:v>0.93420880216493396</c:v>
                </c:pt>
                <c:pt idx="4">
                  <c:v>0.98334140435835404</c:v>
                </c:pt>
                <c:pt idx="5">
                  <c:v>0.97806010539809096</c:v>
                </c:pt>
                <c:pt idx="6">
                  <c:v>0.88967953283008105</c:v>
                </c:pt>
                <c:pt idx="7">
                  <c:v>0.95591511180743505</c:v>
                </c:pt>
                <c:pt idx="8">
                  <c:v>0.96188577125765595</c:v>
                </c:pt>
              </c:numCache>
            </c:numRef>
          </c:yVal>
          <c:smooth val="0"/>
        </c:ser>
        <c:ser>
          <c:idx val="2"/>
          <c:order val="2"/>
          <c:tx>
            <c:v>Gaussian</c:v>
          </c:tx>
          <c:spPr>
            <a:ln w="25400" cap="rnd">
              <a:noFill/>
              <a:round/>
            </a:ln>
            <a:effectLst/>
          </c:spPr>
          <c:marker>
            <c:symbol val="circle"/>
            <c:size val="5"/>
            <c:spPr>
              <a:solidFill>
                <a:schemeClr val="accent3"/>
              </a:solidFill>
              <a:ln w="9525">
                <a:solidFill>
                  <a:schemeClr val="accent3"/>
                </a:solidFill>
              </a:ln>
              <a:effectLst/>
            </c:spPr>
          </c:marker>
          <c:xVal>
            <c:numRef>
              <c:f>Sheet1!$A$2:$A$10</c:f>
              <c:numCache>
                <c:formatCode>General</c:formatCode>
                <c:ptCount val="9"/>
                <c:pt idx="0">
                  <c:v>1</c:v>
                </c:pt>
                <c:pt idx="1">
                  <c:v>2</c:v>
                </c:pt>
                <c:pt idx="2">
                  <c:v>3</c:v>
                </c:pt>
                <c:pt idx="3">
                  <c:v>4</c:v>
                </c:pt>
                <c:pt idx="4">
                  <c:v>5</c:v>
                </c:pt>
                <c:pt idx="5">
                  <c:v>6</c:v>
                </c:pt>
                <c:pt idx="6">
                  <c:v>7</c:v>
                </c:pt>
                <c:pt idx="7">
                  <c:v>8</c:v>
                </c:pt>
                <c:pt idx="8">
                  <c:v>9</c:v>
                </c:pt>
              </c:numCache>
            </c:numRef>
          </c:xVal>
          <c:yVal>
            <c:numRef>
              <c:f>Sheet1!$P$2:$P$11</c:f>
              <c:numCache>
                <c:formatCode>General</c:formatCode>
                <c:ptCount val="10"/>
                <c:pt idx="0">
                  <c:v>0.96625551915681496</c:v>
                </c:pt>
                <c:pt idx="1">
                  <c:v>0.96877367896311095</c:v>
                </c:pt>
                <c:pt idx="2">
                  <c:v>0.96026776812419901</c:v>
                </c:pt>
                <c:pt idx="3">
                  <c:v>0.95175616009115505</c:v>
                </c:pt>
                <c:pt idx="4">
                  <c:v>0.98858852015382404</c:v>
                </c:pt>
                <c:pt idx="5">
                  <c:v>0.98793334282865697</c:v>
                </c:pt>
                <c:pt idx="6">
                  <c:v>0.92617006124483703</c:v>
                </c:pt>
                <c:pt idx="7">
                  <c:v>0.98377439111237697</c:v>
                </c:pt>
                <c:pt idx="8">
                  <c:v>0.98223614869676701</c:v>
                </c:pt>
              </c:numCache>
            </c:numRef>
          </c:yVal>
          <c:smooth val="0"/>
        </c:ser>
        <c:dLbls>
          <c:showLegendKey val="0"/>
          <c:showVal val="0"/>
          <c:showCatName val="0"/>
          <c:showSerName val="0"/>
          <c:showPercent val="0"/>
          <c:showBubbleSize val="0"/>
        </c:dLbls>
        <c:axId val="449839144"/>
        <c:axId val="386993552"/>
      </c:scatterChart>
      <c:valAx>
        <c:axId val="449839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Set of Images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93552"/>
        <c:crosses val="autoZero"/>
        <c:crossBetween val="midCat"/>
      </c:valAx>
      <c:valAx>
        <c:axId val="3869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8391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PCC of Different Noise Types on Different Sets of</a:t>
            </a:r>
            <a:r>
              <a:rPr lang="en-US" baseline="0"/>
              <a:t> Images</a:t>
            </a:r>
            <a:endParaRPr lang="en-US"/>
          </a:p>
        </c:rich>
      </c:tx>
      <c:layout>
        <c:manualLayout>
          <c:xMode val="edge"/>
          <c:yMode val="edge"/>
          <c:x val="0.11724300087489063"/>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Speckle</c:v>
          </c:tx>
          <c:spPr>
            <a:ln w="25400" cap="rnd">
              <a:no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c:v>
                </c:pt>
                <c:pt idx="1">
                  <c:v>2</c:v>
                </c:pt>
                <c:pt idx="2">
                  <c:v>3</c:v>
                </c:pt>
                <c:pt idx="3">
                  <c:v>4</c:v>
                </c:pt>
                <c:pt idx="4">
                  <c:v>5</c:v>
                </c:pt>
                <c:pt idx="5">
                  <c:v>6</c:v>
                </c:pt>
                <c:pt idx="6">
                  <c:v>7</c:v>
                </c:pt>
                <c:pt idx="7">
                  <c:v>8</c:v>
                </c:pt>
                <c:pt idx="8">
                  <c:v>9</c:v>
                </c:pt>
              </c:numCache>
            </c:numRef>
          </c:xVal>
          <c:yVal>
            <c:numRef>
              <c:f>Sheet1!$B$2:$B$10</c:f>
              <c:numCache>
                <c:formatCode>General</c:formatCode>
                <c:ptCount val="9"/>
                <c:pt idx="0">
                  <c:v>0.96450078336419298</c:v>
                </c:pt>
                <c:pt idx="1">
                  <c:v>0.94921521150833199</c:v>
                </c:pt>
                <c:pt idx="2">
                  <c:v>0.92937188434695905</c:v>
                </c:pt>
                <c:pt idx="3">
                  <c:v>0.95968095712861401</c:v>
                </c:pt>
                <c:pt idx="4">
                  <c:v>0.75870673693206103</c:v>
                </c:pt>
                <c:pt idx="5">
                  <c:v>0.66474861130893004</c:v>
                </c:pt>
                <c:pt idx="6">
                  <c:v>0.95169349095570399</c:v>
                </c:pt>
                <c:pt idx="7">
                  <c:v>0.98800740635237205</c:v>
                </c:pt>
                <c:pt idx="8">
                  <c:v>0.908013103546503</c:v>
                </c:pt>
              </c:numCache>
            </c:numRef>
          </c:yVal>
          <c:smooth val="0"/>
        </c:ser>
        <c:ser>
          <c:idx val="1"/>
          <c:order val="1"/>
          <c:tx>
            <c:v>Salt &amp; Pepper</c:v>
          </c:tx>
          <c:spPr>
            <a:ln w="25400" cap="rnd">
              <a:no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c:v>
                </c:pt>
                <c:pt idx="1">
                  <c:v>2</c:v>
                </c:pt>
                <c:pt idx="2">
                  <c:v>3</c:v>
                </c:pt>
                <c:pt idx="3">
                  <c:v>4</c:v>
                </c:pt>
                <c:pt idx="4">
                  <c:v>5</c:v>
                </c:pt>
                <c:pt idx="5">
                  <c:v>6</c:v>
                </c:pt>
                <c:pt idx="6">
                  <c:v>7</c:v>
                </c:pt>
                <c:pt idx="7">
                  <c:v>8</c:v>
                </c:pt>
                <c:pt idx="8">
                  <c:v>9</c:v>
                </c:pt>
              </c:numCache>
            </c:numRef>
          </c:xVal>
          <c:yVal>
            <c:numRef>
              <c:f>Sheet1!$I$2:$I$10</c:f>
              <c:numCache>
                <c:formatCode>General</c:formatCode>
                <c:ptCount val="9"/>
                <c:pt idx="0">
                  <c:v>0.80627261073921097</c:v>
                </c:pt>
                <c:pt idx="1">
                  <c:v>0.81189574134738596</c:v>
                </c:pt>
                <c:pt idx="2">
                  <c:v>0.865717134311352</c:v>
                </c:pt>
                <c:pt idx="3">
                  <c:v>0.77794616151545404</c:v>
                </c:pt>
                <c:pt idx="4">
                  <c:v>0.77141717704030799</c:v>
                </c:pt>
                <c:pt idx="5">
                  <c:v>0.69807149978635497</c:v>
                </c:pt>
                <c:pt idx="6">
                  <c:v>0.82731804586241298</c:v>
                </c:pt>
                <c:pt idx="7">
                  <c:v>0.97192422731804595</c:v>
                </c:pt>
                <c:pt idx="8">
                  <c:v>0.92295114656031896</c:v>
                </c:pt>
              </c:numCache>
            </c:numRef>
          </c:yVal>
          <c:smooth val="0"/>
        </c:ser>
        <c:ser>
          <c:idx val="2"/>
          <c:order val="2"/>
          <c:tx>
            <c:v>Gaussian</c:v>
          </c:tx>
          <c:spPr>
            <a:ln w="25400" cap="rnd">
              <a:noFill/>
              <a:round/>
            </a:ln>
            <a:effectLst/>
          </c:spPr>
          <c:marker>
            <c:symbol val="circle"/>
            <c:size val="5"/>
            <c:spPr>
              <a:solidFill>
                <a:schemeClr val="accent3"/>
              </a:solidFill>
              <a:ln w="9525">
                <a:solidFill>
                  <a:schemeClr val="accent3"/>
                </a:solidFill>
              </a:ln>
              <a:effectLst/>
            </c:spPr>
          </c:marker>
          <c:xVal>
            <c:numRef>
              <c:f>Sheet1!$A$2:$A$10</c:f>
              <c:numCache>
                <c:formatCode>General</c:formatCode>
                <c:ptCount val="9"/>
                <c:pt idx="0">
                  <c:v>1</c:v>
                </c:pt>
                <c:pt idx="1">
                  <c:v>2</c:v>
                </c:pt>
                <c:pt idx="2">
                  <c:v>3</c:v>
                </c:pt>
                <c:pt idx="3">
                  <c:v>4</c:v>
                </c:pt>
                <c:pt idx="4">
                  <c:v>5</c:v>
                </c:pt>
                <c:pt idx="5">
                  <c:v>6</c:v>
                </c:pt>
                <c:pt idx="6">
                  <c:v>7</c:v>
                </c:pt>
                <c:pt idx="7">
                  <c:v>8</c:v>
                </c:pt>
                <c:pt idx="8">
                  <c:v>9</c:v>
                </c:pt>
              </c:numCache>
            </c:numRef>
          </c:xVal>
          <c:yVal>
            <c:numRef>
              <c:f>Sheet1!$P$2:$P$11</c:f>
              <c:numCache>
                <c:formatCode>General</c:formatCode>
                <c:ptCount val="10"/>
                <c:pt idx="0">
                  <c:v>0.84448938897592896</c:v>
                </c:pt>
                <c:pt idx="1">
                  <c:v>0.81561031192137901</c:v>
                </c:pt>
                <c:pt idx="2">
                  <c:v>0.79055974932345796</c:v>
                </c:pt>
                <c:pt idx="3">
                  <c:v>0.83343683236006305</c:v>
                </c:pt>
                <c:pt idx="4">
                  <c:v>0.60142999572710398</c:v>
                </c:pt>
                <c:pt idx="5">
                  <c:v>0.57097279589801997</c:v>
                </c:pt>
                <c:pt idx="6">
                  <c:v>0.87196695627403498</c:v>
                </c:pt>
                <c:pt idx="7">
                  <c:v>0.97266486255519202</c:v>
                </c:pt>
                <c:pt idx="8">
                  <c:v>0.76811280444381203</c:v>
                </c:pt>
              </c:numCache>
            </c:numRef>
          </c:yVal>
          <c:smooth val="0"/>
        </c:ser>
        <c:ser>
          <c:idx val="3"/>
          <c:order val="3"/>
          <c:tx>
            <c:v>Poisson</c:v>
          </c:tx>
          <c:spPr>
            <a:ln w="25400" cap="rnd">
              <a:noFill/>
              <a:round/>
            </a:ln>
            <a:effectLst/>
          </c:spPr>
          <c:marker>
            <c:symbol val="circle"/>
            <c:size val="5"/>
            <c:spPr>
              <a:solidFill>
                <a:schemeClr val="accent4"/>
              </a:solidFill>
              <a:ln w="9525">
                <a:solidFill>
                  <a:schemeClr val="accent4"/>
                </a:solidFill>
              </a:ln>
              <a:effectLst/>
            </c:spPr>
          </c:marker>
          <c:xVal>
            <c:numRef>
              <c:f>Sheet1!$A$2:$A$10</c:f>
              <c:numCache>
                <c:formatCode>General</c:formatCode>
                <c:ptCount val="9"/>
                <c:pt idx="0">
                  <c:v>1</c:v>
                </c:pt>
                <c:pt idx="1">
                  <c:v>2</c:v>
                </c:pt>
                <c:pt idx="2">
                  <c:v>3</c:v>
                </c:pt>
                <c:pt idx="3">
                  <c:v>4</c:v>
                </c:pt>
                <c:pt idx="4">
                  <c:v>5</c:v>
                </c:pt>
                <c:pt idx="5">
                  <c:v>6</c:v>
                </c:pt>
                <c:pt idx="6">
                  <c:v>7</c:v>
                </c:pt>
                <c:pt idx="7">
                  <c:v>8</c:v>
                </c:pt>
                <c:pt idx="8">
                  <c:v>9</c:v>
                </c:pt>
              </c:numCache>
            </c:numRef>
          </c:xVal>
          <c:yVal>
            <c:numRef>
              <c:f>Sheet1!$W$2:$W$10</c:f>
              <c:numCache>
                <c:formatCode>General</c:formatCode>
                <c:ptCount val="9"/>
                <c:pt idx="0">
                  <c:v>0.87809143996581696</c:v>
                </c:pt>
                <c:pt idx="1">
                  <c:v>0.175980629539952</c:v>
                </c:pt>
                <c:pt idx="2">
                  <c:v>0.90024782794473701</c:v>
                </c:pt>
                <c:pt idx="3">
                  <c:v>0.83247970374590496</c:v>
                </c:pt>
                <c:pt idx="4">
                  <c:v>0.82723258795043397</c:v>
                </c:pt>
                <c:pt idx="5">
                  <c:v>0.90125053411195</c:v>
                </c:pt>
                <c:pt idx="6">
                  <c:v>0.970596781085315</c:v>
                </c:pt>
                <c:pt idx="7">
                  <c:v>0.769952998148412</c:v>
                </c:pt>
                <c:pt idx="8">
                  <c:v>0.46229881783221799</c:v>
                </c:pt>
              </c:numCache>
            </c:numRef>
          </c:yVal>
          <c:smooth val="0"/>
        </c:ser>
        <c:dLbls>
          <c:showLegendKey val="0"/>
          <c:showVal val="0"/>
          <c:showCatName val="0"/>
          <c:showSerName val="0"/>
          <c:showPercent val="0"/>
          <c:showBubbleSize val="0"/>
        </c:dLbls>
        <c:axId val="386995904"/>
        <c:axId val="453606288"/>
      </c:scatterChart>
      <c:valAx>
        <c:axId val="386995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Set of Images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606288"/>
        <c:crosses val="autoZero"/>
        <c:crossBetween val="midCat"/>
      </c:valAx>
      <c:valAx>
        <c:axId val="45360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9590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Speckle Variance</a:t>
            </a:r>
            <a:r>
              <a:rPr lang="en-US" baseline="0"/>
              <a:t> v. PCC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Speckle Set</c:v>
          </c:tx>
          <c:spPr>
            <a:ln w="25400" cap="rnd">
              <a:noFill/>
              <a:round/>
            </a:ln>
            <a:effectLst/>
          </c:spPr>
          <c:marker>
            <c:symbol val="circle"/>
            <c:size val="5"/>
            <c:spPr>
              <a:solidFill>
                <a:schemeClr val="accent1"/>
              </a:solidFill>
              <a:ln w="9525">
                <a:solidFill>
                  <a:schemeClr val="accent1"/>
                </a:solidFill>
              </a:ln>
              <a:effectLst/>
            </c:spPr>
          </c:marker>
          <c:xVal>
            <c:numRef>
              <c:f>Sheet1!$A$13:$A$23</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Sheet1!$B$13:$B$23</c:f>
              <c:numCache>
                <c:formatCode>General</c:formatCode>
                <c:ptCount val="11"/>
                <c:pt idx="0">
                  <c:v>0.99545363908275197</c:v>
                </c:pt>
                <c:pt idx="1">
                  <c:v>0.97539381854436702</c:v>
                </c:pt>
                <c:pt idx="2">
                  <c:v>0.96892180601054001</c:v>
                </c:pt>
                <c:pt idx="3">
                  <c:v>0.95926506195698602</c:v>
                </c:pt>
                <c:pt idx="4">
                  <c:v>0.94649195271328901</c:v>
                </c:pt>
                <c:pt idx="5">
                  <c:v>0.93577553055120399</c:v>
                </c:pt>
                <c:pt idx="6">
                  <c:v>0.92381142287423501</c:v>
                </c:pt>
                <c:pt idx="7">
                  <c:v>0.916331006979063</c:v>
                </c:pt>
                <c:pt idx="8">
                  <c:v>0.90604187437686901</c:v>
                </c:pt>
                <c:pt idx="9">
                  <c:v>0.90363196125907996</c:v>
                </c:pt>
                <c:pt idx="10">
                  <c:v>0.89894886768266602</c:v>
                </c:pt>
              </c:numCache>
            </c:numRef>
          </c:yVal>
          <c:smooth val="0"/>
        </c:ser>
        <c:dLbls>
          <c:showLegendKey val="0"/>
          <c:showVal val="0"/>
          <c:showCatName val="0"/>
          <c:showSerName val="0"/>
          <c:showPercent val="0"/>
          <c:showBubbleSize val="0"/>
        </c:dLbls>
        <c:axId val="453415760"/>
        <c:axId val="453413408"/>
      </c:scatterChart>
      <c:valAx>
        <c:axId val="453415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Variance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13408"/>
        <c:crosses val="autoZero"/>
        <c:crossBetween val="midCat"/>
      </c:valAx>
      <c:valAx>
        <c:axId val="45341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15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Salt</a:t>
            </a:r>
            <a:r>
              <a:rPr lang="en-US" baseline="0"/>
              <a:t> and Pepper</a:t>
            </a:r>
            <a:r>
              <a:rPr lang="en-US"/>
              <a:t> Density v. PCC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S&amp;P</c:v>
          </c:tx>
          <c:spPr>
            <a:ln w="25400" cap="rnd">
              <a:noFill/>
              <a:round/>
            </a:ln>
            <a:effectLst/>
          </c:spPr>
          <c:marker>
            <c:symbol val="circle"/>
            <c:size val="5"/>
            <c:spPr>
              <a:solidFill>
                <a:schemeClr val="accent1"/>
              </a:solidFill>
              <a:ln w="9525">
                <a:solidFill>
                  <a:schemeClr val="accent1"/>
                </a:solidFill>
              </a:ln>
              <a:effectLst/>
            </c:spPr>
          </c:marker>
          <c:xVal>
            <c:numRef>
              <c:f>Sheet1!$I$13:$I$24</c:f>
              <c:numCache>
                <c:formatCode>General</c:formatCode>
                <c:ptCount val="12"/>
                <c:pt idx="0">
                  <c:v>0</c:v>
                </c:pt>
                <c:pt idx="1">
                  <c:v>0.1</c:v>
                </c:pt>
                <c:pt idx="2">
                  <c:v>0.2</c:v>
                </c:pt>
                <c:pt idx="3">
                  <c:v>0.3</c:v>
                </c:pt>
                <c:pt idx="4">
                  <c:v>0.4</c:v>
                </c:pt>
                <c:pt idx="5">
                  <c:v>0.5</c:v>
                </c:pt>
                <c:pt idx="6">
                  <c:v>0.6</c:v>
                </c:pt>
                <c:pt idx="7">
                  <c:v>0.7</c:v>
                </c:pt>
                <c:pt idx="8">
                  <c:v>0.8</c:v>
                </c:pt>
                <c:pt idx="9">
                  <c:v>0.9</c:v>
                </c:pt>
                <c:pt idx="10">
                  <c:v>1</c:v>
                </c:pt>
              </c:numCache>
            </c:numRef>
          </c:xVal>
          <c:yVal>
            <c:numRef>
              <c:f>Sheet1!$J$13:$J$24</c:f>
              <c:numCache>
                <c:formatCode>General</c:formatCode>
                <c:ptCount val="12"/>
                <c:pt idx="0">
                  <c:v>0.99545363908275197</c:v>
                </c:pt>
                <c:pt idx="1">
                  <c:v>0.97186155818259501</c:v>
                </c:pt>
                <c:pt idx="2">
                  <c:v>0.964717276741205</c:v>
                </c:pt>
                <c:pt idx="3">
                  <c:v>0.95124341261928502</c:v>
                </c:pt>
                <c:pt idx="4">
                  <c:v>0.93329725110383099</c:v>
                </c:pt>
                <c:pt idx="5">
                  <c:v>0.91312348668280896</c:v>
                </c:pt>
                <c:pt idx="6">
                  <c:v>0.89195841048283697</c:v>
                </c:pt>
                <c:pt idx="7">
                  <c:v>0.87646204244409598</c:v>
                </c:pt>
                <c:pt idx="8">
                  <c:v>0.85603190428713904</c:v>
                </c:pt>
                <c:pt idx="9">
                  <c:v>0.84454066372311598</c:v>
                </c:pt>
                <c:pt idx="10">
                  <c:v>0.830645207235437</c:v>
                </c:pt>
              </c:numCache>
            </c:numRef>
          </c:yVal>
          <c:smooth val="0"/>
        </c:ser>
        <c:dLbls>
          <c:showLegendKey val="0"/>
          <c:showVal val="0"/>
          <c:showCatName val="0"/>
          <c:showSerName val="0"/>
          <c:showPercent val="0"/>
          <c:showBubbleSize val="0"/>
        </c:dLbls>
        <c:axId val="453413800"/>
        <c:axId val="453414192"/>
      </c:scatterChart>
      <c:valAx>
        <c:axId val="453413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14192"/>
        <c:crosses val="autoZero"/>
        <c:crossBetween val="midCat"/>
      </c:valAx>
      <c:valAx>
        <c:axId val="45341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13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Gaussian Variance v. PCC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gaus</c:v>
          </c:tx>
          <c:spPr>
            <a:ln w="25400" cap="rnd">
              <a:noFill/>
              <a:round/>
            </a:ln>
            <a:effectLst/>
          </c:spPr>
          <c:marker>
            <c:symbol val="circle"/>
            <c:size val="5"/>
            <c:spPr>
              <a:solidFill>
                <a:schemeClr val="accent1"/>
              </a:solidFill>
              <a:ln w="9525">
                <a:solidFill>
                  <a:schemeClr val="accent1"/>
                </a:solidFill>
              </a:ln>
              <a:effectLst/>
            </c:spPr>
          </c:marker>
          <c:xVal>
            <c:numRef>
              <c:f>Sheet1!$Q$12:$Q$22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Sheet1!$R$12:$R$22</c:f>
              <c:numCache>
                <c:formatCode>General</c:formatCode>
                <c:ptCount val="11"/>
                <c:pt idx="0">
                  <c:v>0.99545363908275197</c:v>
                </c:pt>
                <c:pt idx="1">
                  <c:v>0.96705312633527996</c:v>
                </c:pt>
                <c:pt idx="2">
                  <c:v>0.95063951004130498</c:v>
                </c:pt>
                <c:pt idx="3">
                  <c:v>0.93124626121635101</c:v>
                </c:pt>
                <c:pt idx="4">
                  <c:v>0.92192565161657902</c:v>
                </c:pt>
                <c:pt idx="5">
                  <c:v>0.91159094146133002</c:v>
                </c:pt>
                <c:pt idx="6">
                  <c:v>0.90671984047856402</c:v>
                </c:pt>
                <c:pt idx="7">
                  <c:v>0.90017376442102304</c:v>
                </c:pt>
                <c:pt idx="8">
                  <c:v>0.89303518017376404</c:v>
                </c:pt>
                <c:pt idx="9">
                  <c:v>0.890078336419313</c:v>
                </c:pt>
                <c:pt idx="10">
                  <c:v>0.88778236718416204</c:v>
                </c:pt>
              </c:numCache>
            </c:numRef>
          </c:yVal>
          <c:smooth val="0"/>
        </c:ser>
        <c:dLbls>
          <c:showLegendKey val="0"/>
          <c:showVal val="0"/>
          <c:showCatName val="0"/>
          <c:showSerName val="0"/>
          <c:showPercent val="0"/>
          <c:showBubbleSize val="0"/>
        </c:dLbls>
        <c:axId val="453412624"/>
        <c:axId val="453414976"/>
      </c:scatterChart>
      <c:valAx>
        <c:axId val="453412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Variance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14976"/>
        <c:crosses val="autoZero"/>
        <c:crossBetween val="midCat"/>
      </c:valAx>
      <c:valAx>
        <c:axId val="45341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412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E3DD3-151B-4B40-951D-DC33E14F8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Koshelev</dc:creator>
  <cp:keywords/>
  <dc:description/>
  <cp:lastModifiedBy>Elizabeth Koshelev</cp:lastModifiedBy>
  <cp:revision>6</cp:revision>
  <dcterms:created xsi:type="dcterms:W3CDTF">2016-08-08T02:26:00Z</dcterms:created>
  <dcterms:modified xsi:type="dcterms:W3CDTF">2016-08-08T02:39:00Z</dcterms:modified>
</cp:coreProperties>
</file>